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0602BF" w14:textId="77777777" w:rsidR="00497641" w:rsidRDefault="00000000">
      <w:pPr>
        <w:rPr>
          <w:b/>
          <w:color w:val="38761D"/>
          <w:sz w:val="26"/>
          <w:szCs w:val="26"/>
          <w:u w:val="single"/>
        </w:rPr>
      </w:pPr>
      <w:r>
        <w:rPr>
          <w:b/>
          <w:color w:val="38761D"/>
          <w:sz w:val="26"/>
          <w:szCs w:val="26"/>
          <w:u w:val="single"/>
        </w:rPr>
        <w:t>Report: 1</w:t>
      </w:r>
    </w:p>
    <w:p w14:paraId="15A41A0E" w14:textId="77777777" w:rsidR="00497641" w:rsidRDefault="00497641">
      <w:pPr>
        <w:rPr>
          <w:b/>
          <w:color w:val="38761D"/>
          <w:sz w:val="26"/>
          <w:szCs w:val="26"/>
          <w:u w:val="single"/>
        </w:rPr>
      </w:pPr>
    </w:p>
    <w:p w14:paraId="53883532" w14:textId="77777777" w:rsidR="00497641" w:rsidRDefault="00000000">
      <w:pPr>
        <w:rPr>
          <w:b/>
        </w:rPr>
      </w:pPr>
      <w:r>
        <w:rPr>
          <w:b/>
        </w:rPr>
        <w:t>Component / Module: Login page</w:t>
      </w:r>
    </w:p>
    <w:p w14:paraId="2B6D9C27" w14:textId="77777777" w:rsidR="00497641" w:rsidRDefault="00000000">
      <w:pPr>
        <w:rPr>
          <w:b/>
        </w:rPr>
      </w:pPr>
      <w:r>
        <w:rPr>
          <w:b/>
        </w:rPr>
        <w:t xml:space="preserve">Reporter: </w:t>
      </w:r>
      <w:r>
        <w:rPr>
          <w:b/>
        </w:rPr>
        <w:tab/>
      </w:r>
      <w:r>
        <w:rPr>
          <w:b/>
        </w:rPr>
        <w:tab/>
        <w:t>Swastika Thapa</w:t>
      </w:r>
    </w:p>
    <w:p w14:paraId="270C479B" w14:textId="77777777" w:rsidR="00497641" w:rsidRDefault="00000000">
      <w:pPr>
        <w:rPr>
          <w:b/>
        </w:rPr>
      </w:pPr>
      <w:r>
        <w:rPr>
          <w:b/>
        </w:rPr>
        <w:t xml:space="preserve">Date: </w:t>
      </w:r>
      <w:r>
        <w:rPr>
          <w:b/>
        </w:rPr>
        <w:tab/>
      </w:r>
      <w:r>
        <w:rPr>
          <w:b/>
        </w:rPr>
        <w:tab/>
      </w:r>
      <w:r>
        <w:rPr>
          <w:b/>
        </w:rPr>
        <w:tab/>
        <w:t>20-05-2024</w:t>
      </w:r>
    </w:p>
    <w:p w14:paraId="1D23CB12" w14:textId="77777777" w:rsidR="00497641" w:rsidRDefault="00000000">
      <w:pPr>
        <w:rPr>
          <w:b/>
        </w:rPr>
      </w:pPr>
      <w:r>
        <w:rPr>
          <w:b/>
        </w:rPr>
        <w:t>Reviewer:</w:t>
      </w:r>
      <w:r>
        <w:rPr>
          <w:b/>
        </w:rPr>
        <w:tab/>
      </w:r>
      <w:r>
        <w:rPr>
          <w:b/>
        </w:rPr>
        <w:tab/>
        <w:t xml:space="preserve"> Paramanand Lal Karn</w:t>
      </w:r>
    </w:p>
    <w:p w14:paraId="01322924" w14:textId="77777777" w:rsidR="00497641" w:rsidRDefault="00000000">
      <w:pPr>
        <w:rPr>
          <w:b/>
        </w:rPr>
      </w:pPr>
      <w:r>
        <w:rPr>
          <w:b/>
        </w:rPr>
        <w:t xml:space="preserve">Date: </w:t>
      </w:r>
    </w:p>
    <w:p w14:paraId="7C60F502" w14:textId="77777777" w:rsidR="00497641" w:rsidRDefault="00497641"/>
    <w:p w14:paraId="2EA45101" w14:textId="77777777" w:rsidR="00497641" w:rsidRDefault="00497641"/>
    <w:tbl>
      <w:tblPr>
        <w:tblStyle w:val="a"/>
        <w:tblW w:w="946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3075"/>
        <w:gridCol w:w="6390"/>
      </w:tblGrid>
      <w:tr w:rsidR="00497641" w14:paraId="21AD0A6A" w14:textId="77777777">
        <w:trPr>
          <w:trHeight w:val="992"/>
        </w:trPr>
        <w:tc>
          <w:tcPr>
            <w:tcW w:w="3075" w:type="dxa"/>
            <w:tcBorders>
              <w:top w:val="nil"/>
              <w:left w:val="nil"/>
              <w:bottom w:val="nil"/>
              <w:right w:val="nil"/>
            </w:tcBorders>
            <w:shd w:val="clear" w:color="auto" w:fill="F3F3F3"/>
            <w:tcMar>
              <w:top w:w="100" w:type="dxa"/>
              <w:left w:w="100" w:type="dxa"/>
              <w:bottom w:w="100" w:type="dxa"/>
              <w:right w:w="100" w:type="dxa"/>
            </w:tcMar>
          </w:tcPr>
          <w:p w14:paraId="70C45B5E" w14:textId="77777777" w:rsidR="00497641" w:rsidRDefault="00497641">
            <w:pPr>
              <w:rPr>
                <w:b/>
                <w:color w:val="3A3A3A"/>
              </w:rPr>
            </w:pPr>
          </w:p>
          <w:p w14:paraId="37F21458" w14:textId="77777777" w:rsidR="00497641" w:rsidRDefault="00000000">
            <w:pPr>
              <w:rPr>
                <w:b/>
                <w:color w:val="3A3A3A"/>
              </w:rPr>
            </w:pPr>
            <w:r>
              <w:rPr>
                <w:b/>
                <w:color w:val="3A3A3A"/>
              </w:rPr>
              <w:t>Defect ID</w:t>
            </w:r>
          </w:p>
          <w:p w14:paraId="5D033CB9" w14:textId="77777777" w:rsidR="00497641" w:rsidRDefault="00497641">
            <w:pPr>
              <w:rPr>
                <w:b/>
                <w:color w:val="3A3A3A"/>
              </w:rPr>
            </w:pPr>
          </w:p>
        </w:tc>
        <w:tc>
          <w:tcPr>
            <w:tcW w:w="6390" w:type="dxa"/>
            <w:tcBorders>
              <w:top w:val="nil"/>
              <w:left w:val="nil"/>
              <w:bottom w:val="nil"/>
              <w:right w:val="nil"/>
            </w:tcBorders>
            <w:shd w:val="clear" w:color="auto" w:fill="F3F3F3"/>
            <w:tcMar>
              <w:top w:w="100" w:type="dxa"/>
              <w:left w:w="100" w:type="dxa"/>
              <w:bottom w:w="100" w:type="dxa"/>
              <w:right w:w="100" w:type="dxa"/>
            </w:tcMar>
          </w:tcPr>
          <w:p w14:paraId="603D6D5B" w14:textId="77777777" w:rsidR="00497641" w:rsidRDefault="00497641">
            <w:pPr>
              <w:rPr>
                <w:color w:val="3A3A3A"/>
              </w:rPr>
            </w:pPr>
          </w:p>
          <w:p w14:paraId="2F992855" w14:textId="77777777" w:rsidR="00497641" w:rsidRDefault="00000000">
            <w:pPr>
              <w:rPr>
                <w:color w:val="3A3A3A"/>
              </w:rPr>
            </w:pPr>
            <w:r>
              <w:rPr>
                <w:color w:val="3A3A3A"/>
              </w:rPr>
              <w:t>M_05</w:t>
            </w:r>
          </w:p>
        </w:tc>
      </w:tr>
      <w:tr w:rsidR="00497641" w14:paraId="21FFB1B5"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06754D91" w14:textId="77777777" w:rsidR="00497641" w:rsidRDefault="00497641">
            <w:pPr>
              <w:rPr>
                <w:b/>
                <w:color w:val="3A3A3A"/>
              </w:rPr>
            </w:pPr>
          </w:p>
          <w:p w14:paraId="5D2D6AF9" w14:textId="77777777" w:rsidR="00497641" w:rsidRDefault="00000000">
            <w:pPr>
              <w:rPr>
                <w:color w:val="3A3A3A"/>
              </w:rPr>
            </w:pPr>
            <w:r>
              <w:rPr>
                <w:b/>
                <w:color w:val="3A3A3A"/>
              </w:rPr>
              <w:t>Defect Title</w:t>
            </w:r>
          </w:p>
        </w:tc>
        <w:tc>
          <w:tcPr>
            <w:tcW w:w="6390" w:type="dxa"/>
            <w:tcBorders>
              <w:top w:val="single" w:sz="5" w:space="0" w:color="DDDDDD"/>
              <w:left w:val="nil"/>
              <w:bottom w:val="nil"/>
              <w:right w:val="nil"/>
            </w:tcBorders>
            <w:tcMar>
              <w:top w:w="100" w:type="dxa"/>
              <w:left w:w="100" w:type="dxa"/>
              <w:bottom w:w="100" w:type="dxa"/>
              <w:right w:w="100" w:type="dxa"/>
            </w:tcMar>
          </w:tcPr>
          <w:p w14:paraId="326DAE3F" w14:textId="77777777" w:rsidR="00497641" w:rsidRDefault="00497641">
            <w:pPr>
              <w:rPr>
                <w:color w:val="3A3A3A"/>
              </w:rPr>
            </w:pPr>
          </w:p>
          <w:p w14:paraId="34C26DEB" w14:textId="77777777" w:rsidR="00497641" w:rsidRDefault="00000000">
            <w:pPr>
              <w:rPr>
                <w:color w:val="3A3A3A"/>
              </w:rPr>
            </w:pPr>
            <w:r>
              <w:rPr>
                <w:color w:val="3A3A3A"/>
              </w:rPr>
              <w:t>Didn't send any email to reset my password</w:t>
            </w:r>
          </w:p>
        </w:tc>
      </w:tr>
      <w:tr w:rsidR="00497641" w14:paraId="423F96F7" w14:textId="77777777">
        <w:trPr>
          <w:trHeight w:val="1965"/>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69511E5B" w14:textId="77777777" w:rsidR="00497641" w:rsidRDefault="00497641">
            <w:pPr>
              <w:rPr>
                <w:b/>
                <w:color w:val="3A3A3A"/>
              </w:rPr>
            </w:pPr>
          </w:p>
          <w:p w14:paraId="68066C56" w14:textId="77777777" w:rsidR="00497641" w:rsidRDefault="00497641">
            <w:pPr>
              <w:rPr>
                <w:b/>
                <w:color w:val="3A3A3A"/>
              </w:rPr>
            </w:pPr>
          </w:p>
          <w:p w14:paraId="597712EE" w14:textId="77777777" w:rsidR="00497641" w:rsidRDefault="00000000">
            <w:pPr>
              <w:rPr>
                <w:color w:val="3A3A3A"/>
              </w:rPr>
            </w:pPr>
            <w:r>
              <w:rPr>
                <w:b/>
                <w:color w:val="3A3A3A"/>
              </w:rPr>
              <w:t>Defect Description</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481E1FAF" w14:textId="77777777" w:rsidR="00497641" w:rsidRDefault="00497641">
            <w:pPr>
              <w:rPr>
                <w:color w:val="3A3A3A"/>
              </w:rPr>
            </w:pPr>
          </w:p>
          <w:p w14:paraId="46B253A4" w14:textId="77777777" w:rsidR="00497641" w:rsidRDefault="00000000">
            <w:pPr>
              <w:jc w:val="both"/>
              <w:rPr>
                <w:color w:val="3A3A3A"/>
              </w:rPr>
            </w:pPr>
            <w:r>
              <w:rPr>
                <w:color w:val="3A3A3A"/>
              </w:rPr>
              <w:t>When I enter my email to reset my password through the "</w:t>
            </w:r>
            <w:r>
              <w:rPr>
                <w:b/>
                <w:color w:val="3A3A3A"/>
              </w:rPr>
              <w:t>Forgot Password?</w:t>
            </w:r>
            <w:r>
              <w:rPr>
                <w:color w:val="3A3A3A"/>
              </w:rPr>
              <w:t>" link, the system should send a password reset link to my email, but it doesn't send any email, so I can't reset my password.</w:t>
            </w:r>
          </w:p>
        </w:tc>
      </w:tr>
      <w:tr w:rsidR="00497641" w14:paraId="33F28DEF" w14:textId="77777777">
        <w:trPr>
          <w:trHeight w:val="1545"/>
        </w:trPr>
        <w:tc>
          <w:tcPr>
            <w:tcW w:w="3075" w:type="dxa"/>
            <w:tcBorders>
              <w:top w:val="single" w:sz="5" w:space="0" w:color="DDDDDD"/>
              <w:left w:val="nil"/>
              <w:bottom w:val="nil"/>
              <w:right w:val="nil"/>
            </w:tcBorders>
            <w:tcMar>
              <w:top w:w="100" w:type="dxa"/>
              <w:left w:w="100" w:type="dxa"/>
              <w:bottom w:w="100" w:type="dxa"/>
              <w:right w:w="100" w:type="dxa"/>
            </w:tcMar>
          </w:tcPr>
          <w:p w14:paraId="1C8F5A26" w14:textId="77777777" w:rsidR="00497641" w:rsidRDefault="00497641">
            <w:pPr>
              <w:rPr>
                <w:b/>
                <w:color w:val="3A3A3A"/>
              </w:rPr>
            </w:pPr>
          </w:p>
          <w:p w14:paraId="4282242B" w14:textId="77777777" w:rsidR="00497641" w:rsidRDefault="00000000">
            <w:pPr>
              <w:rPr>
                <w:color w:val="3A3A3A"/>
              </w:rPr>
            </w:pPr>
            <w:r>
              <w:rPr>
                <w:b/>
                <w:color w:val="3A3A3A"/>
              </w:rPr>
              <w:t>Steps to reproduce</w:t>
            </w:r>
          </w:p>
          <w:p w14:paraId="15B26096"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77302199" w14:textId="77777777" w:rsidR="00497641" w:rsidRDefault="00000000">
            <w:pPr>
              <w:numPr>
                <w:ilvl w:val="0"/>
                <w:numId w:val="2"/>
              </w:numPr>
              <w:rPr>
                <w:color w:val="3A3A3A"/>
              </w:rPr>
            </w:pPr>
            <w:r>
              <w:rPr>
                <w:color w:val="3A3A3A"/>
              </w:rPr>
              <w:t>Click URL “</w:t>
            </w:r>
            <w:r>
              <w:rPr>
                <w:b/>
                <w:color w:val="3A3A3A"/>
              </w:rPr>
              <w:t>magento.softwaretestingboard.com</w:t>
            </w:r>
            <w:r>
              <w:rPr>
                <w:color w:val="3A3A3A"/>
              </w:rPr>
              <w:t>” (URL must be right or valid).</w:t>
            </w:r>
          </w:p>
          <w:p w14:paraId="0C85D2E3" w14:textId="77777777" w:rsidR="00497641" w:rsidRDefault="00000000">
            <w:pPr>
              <w:numPr>
                <w:ilvl w:val="0"/>
                <w:numId w:val="2"/>
              </w:numPr>
              <w:rPr>
                <w:color w:val="3A3A3A"/>
              </w:rPr>
            </w:pPr>
            <w:r>
              <w:rPr>
                <w:color w:val="3A3A3A"/>
              </w:rPr>
              <w:t>Click the “</w:t>
            </w:r>
            <w:r>
              <w:rPr>
                <w:b/>
                <w:color w:val="3A3A3A"/>
              </w:rPr>
              <w:t>Sign In</w:t>
            </w:r>
            <w:r>
              <w:rPr>
                <w:color w:val="3A3A3A"/>
              </w:rPr>
              <w:t>” link</w:t>
            </w:r>
          </w:p>
          <w:p w14:paraId="04F7FBF3" w14:textId="77777777" w:rsidR="00497641" w:rsidRDefault="00000000">
            <w:pPr>
              <w:numPr>
                <w:ilvl w:val="0"/>
                <w:numId w:val="2"/>
              </w:numPr>
              <w:rPr>
                <w:color w:val="3A3A3A"/>
              </w:rPr>
            </w:pPr>
            <w:r>
              <w:rPr>
                <w:color w:val="3A3A3A"/>
              </w:rPr>
              <w:t>Click “</w:t>
            </w:r>
            <w:r>
              <w:rPr>
                <w:b/>
                <w:color w:val="3A3A3A"/>
              </w:rPr>
              <w:t>Forgot Your Password?</w:t>
            </w:r>
            <w:r>
              <w:rPr>
                <w:color w:val="3A3A3A"/>
              </w:rPr>
              <w:t>”</w:t>
            </w:r>
          </w:p>
          <w:p w14:paraId="38895692" w14:textId="77777777" w:rsidR="00497641" w:rsidRDefault="00000000">
            <w:pPr>
              <w:numPr>
                <w:ilvl w:val="0"/>
                <w:numId w:val="2"/>
              </w:numPr>
              <w:rPr>
                <w:color w:val="3A3A3A"/>
              </w:rPr>
            </w:pPr>
            <w:r>
              <w:rPr>
                <w:color w:val="3A3A3A"/>
              </w:rPr>
              <w:t xml:space="preserve">Enter a valid </w:t>
            </w:r>
            <w:r>
              <w:rPr>
                <w:b/>
                <w:color w:val="3A3A3A"/>
              </w:rPr>
              <w:t>email.</w:t>
            </w:r>
          </w:p>
          <w:p w14:paraId="07CAE8D9" w14:textId="77777777" w:rsidR="00497641" w:rsidRDefault="00000000">
            <w:pPr>
              <w:numPr>
                <w:ilvl w:val="0"/>
                <w:numId w:val="2"/>
              </w:numPr>
              <w:rPr>
                <w:color w:val="3A3A3A"/>
              </w:rPr>
            </w:pPr>
            <w:r>
              <w:rPr>
                <w:color w:val="3A3A3A"/>
              </w:rPr>
              <w:t xml:space="preserve">Click the </w:t>
            </w:r>
            <w:r>
              <w:rPr>
                <w:b/>
                <w:color w:val="3A3A3A"/>
              </w:rPr>
              <w:t xml:space="preserve">“Reset My Password” </w:t>
            </w:r>
            <w:r>
              <w:rPr>
                <w:color w:val="3A3A3A"/>
              </w:rPr>
              <w:t>button</w:t>
            </w:r>
            <w:r>
              <w:rPr>
                <w:b/>
                <w:color w:val="3A3A3A"/>
              </w:rPr>
              <w:t>.</w:t>
            </w:r>
          </w:p>
          <w:p w14:paraId="0E537D17" w14:textId="77777777" w:rsidR="00497641" w:rsidRDefault="00000000">
            <w:pPr>
              <w:numPr>
                <w:ilvl w:val="0"/>
                <w:numId w:val="2"/>
              </w:numPr>
              <w:rPr>
                <w:color w:val="3A3A3A"/>
              </w:rPr>
            </w:pPr>
            <w:r>
              <w:rPr>
                <w:color w:val="3A3A3A"/>
              </w:rPr>
              <w:t>Check your Email Box.</w:t>
            </w:r>
          </w:p>
        </w:tc>
      </w:tr>
      <w:tr w:rsidR="00497641" w14:paraId="004E5C2D"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7B3BD499" w14:textId="77777777" w:rsidR="00497641" w:rsidRDefault="00497641">
            <w:pPr>
              <w:rPr>
                <w:b/>
                <w:color w:val="3A3A3A"/>
              </w:rPr>
            </w:pPr>
          </w:p>
          <w:p w14:paraId="4157FC6D" w14:textId="77777777" w:rsidR="00497641" w:rsidRDefault="00497641">
            <w:pPr>
              <w:rPr>
                <w:b/>
                <w:color w:val="3A3A3A"/>
              </w:rPr>
            </w:pPr>
          </w:p>
          <w:p w14:paraId="677BAB66" w14:textId="77777777" w:rsidR="00497641" w:rsidRDefault="00000000">
            <w:pPr>
              <w:rPr>
                <w:color w:val="3A3A3A"/>
              </w:rPr>
            </w:pPr>
            <w:r>
              <w:rPr>
                <w:b/>
                <w:color w:val="3A3A3A"/>
              </w:rPr>
              <w:t>Expected Result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0E6B650A" w14:textId="77777777" w:rsidR="00497641" w:rsidRDefault="00497641">
            <w:pPr>
              <w:rPr>
                <w:color w:val="3A3A3A"/>
              </w:rPr>
            </w:pPr>
          </w:p>
          <w:p w14:paraId="490FE336" w14:textId="77777777" w:rsidR="00497641" w:rsidRDefault="00000000">
            <w:pPr>
              <w:rPr>
                <w:color w:val="3A3A3A"/>
              </w:rPr>
            </w:pPr>
            <w:r>
              <w:rPr>
                <w:color w:val="3A3A3A"/>
              </w:rPr>
              <w:t>An email with a password reset link should be sent to the email inbox for resetting the password.</w:t>
            </w:r>
          </w:p>
          <w:p w14:paraId="018C5966" w14:textId="77777777" w:rsidR="00497641" w:rsidRDefault="00497641">
            <w:pPr>
              <w:rPr>
                <w:color w:val="3A3A3A"/>
              </w:rPr>
            </w:pPr>
          </w:p>
        </w:tc>
      </w:tr>
      <w:tr w:rsidR="00497641" w14:paraId="1AC91929"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5932CDB7" w14:textId="77777777" w:rsidR="00497641" w:rsidRDefault="00497641">
            <w:pPr>
              <w:rPr>
                <w:b/>
                <w:color w:val="3A3A3A"/>
              </w:rPr>
            </w:pPr>
          </w:p>
          <w:p w14:paraId="0D0AC0A2" w14:textId="77777777" w:rsidR="00497641" w:rsidRDefault="00000000">
            <w:pPr>
              <w:rPr>
                <w:color w:val="3A3A3A"/>
              </w:rPr>
            </w:pPr>
            <w:r>
              <w:rPr>
                <w:b/>
                <w:color w:val="3A3A3A"/>
              </w:rPr>
              <w:t>Actual Result</w:t>
            </w:r>
          </w:p>
        </w:tc>
        <w:tc>
          <w:tcPr>
            <w:tcW w:w="6390" w:type="dxa"/>
            <w:tcBorders>
              <w:top w:val="single" w:sz="5" w:space="0" w:color="DDDDDD"/>
              <w:left w:val="nil"/>
              <w:bottom w:val="nil"/>
              <w:right w:val="nil"/>
            </w:tcBorders>
            <w:tcMar>
              <w:top w:w="100" w:type="dxa"/>
              <w:left w:w="100" w:type="dxa"/>
              <w:bottom w:w="100" w:type="dxa"/>
              <w:right w:w="100" w:type="dxa"/>
            </w:tcMar>
          </w:tcPr>
          <w:p w14:paraId="708CB814" w14:textId="77777777" w:rsidR="00497641" w:rsidRDefault="00497641">
            <w:pPr>
              <w:rPr>
                <w:color w:val="3A3A3A"/>
              </w:rPr>
            </w:pPr>
          </w:p>
          <w:p w14:paraId="617EBE11" w14:textId="77777777" w:rsidR="00497641" w:rsidRDefault="00000000">
            <w:pPr>
              <w:rPr>
                <w:color w:val="3A3A3A"/>
              </w:rPr>
            </w:pPr>
            <w:r>
              <w:rPr>
                <w:color w:val="3A3A3A"/>
              </w:rPr>
              <w:t>The system didn't send any password reset link to my email inbox.</w:t>
            </w:r>
          </w:p>
          <w:p w14:paraId="564E741B" w14:textId="77777777" w:rsidR="00497641" w:rsidRDefault="00497641">
            <w:pPr>
              <w:rPr>
                <w:color w:val="3A3A3A"/>
              </w:rPr>
            </w:pPr>
          </w:p>
        </w:tc>
      </w:tr>
      <w:tr w:rsidR="00497641" w14:paraId="55251E9A"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2FD6FC35" w14:textId="77777777" w:rsidR="00497641" w:rsidRDefault="00497641">
            <w:pPr>
              <w:rPr>
                <w:b/>
                <w:color w:val="3A3A3A"/>
              </w:rPr>
            </w:pPr>
          </w:p>
          <w:p w14:paraId="65964D93" w14:textId="77777777" w:rsidR="00497641" w:rsidRDefault="00000000">
            <w:pPr>
              <w:rPr>
                <w:color w:val="3A3A3A"/>
              </w:rPr>
            </w:pPr>
            <w:r>
              <w:rPr>
                <w:b/>
                <w:color w:val="3A3A3A"/>
              </w:rPr>
              <w:t>Evidence/attachment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522AF5D0" w14:textId="77777777" w:rsidR="00497641" w:rsidRDefault="00000000">
            <w:pPr>
              <w:rPr>
                <w:color w:val="3A3A3A"/>
              </w:rPr>
            </w:pPr>
            <w:r>
              <w:rPr>
                <w:color w:val="3A3A3A"/>
              </w:rPr>
              <w:t xml:space="preserve">SS: </w:t>
            </w:r>
            <w:r>
              <w:rPr>
                <w:noProof/>
                <w:color w:val="3A3A3A"/>
              </w:rPr>
              <w:drawing>
                <wp:inline distT="114300" distB="114300" distL="114300" distR="114300" wp14:anchorId="1A3B4717" wp14:editId="6F230BE1">
                  <wp:extent cx="3924300" cy="2540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
                          <a:srcRect/>
                          <a:stretch>
                            <a:fillRect/>
                          </a:stretch>
                        </pic:blipFill>
                        <pic:spPr>
                          <a:xfrm>
                            <a:off x="0" y="0"/>
                            <a:ext cx="3924300" cy="254000"/>
                          </a:xfrm>
                          <a:prstGeom prst="rect">
                            <a:avLst/>
                          </a:prstGeom>
                          <a:ln/>
                        </pic:spPr>
                      </pic:pic>
                    </a:graphicData>
                  </a:graphic>
                </wp:inline>
              </w:drawing>
            </w:r>
          </w:p>
        </w:tc>
      </w:tr>
      <w:tr w:rsidR="00497641" w14:paraId="2D86FB39" w14:textId="77777777">
        <w:trPr>
          <w:trHeight w:val="770"/>
        </w:trPr>
        <w:tc>
          <w:tcPr>
            <w:tcW w:w="3075" w:type="dxa"/>
            <w:tcBorders>
              <w:top w:val="single" w:sz="5" w:space="0" w:color="DDDDDD"/>
              <w:left w:val="nil"/>
              <w:bottom w:val="nil"/>
              <w:right w:val="nil"/>
            </w:tcBorders>
            <w:tcMar>
              <w:top w:w="100" w:type="dxa"/>
              <w:left w:w="100" w:type="dxa"/>
              <w:bottom w:w="100" w:type="dxa"/>
              <w:right w:w="100" w:type="dxa"/>
            </w:tcMar>
          </w:tcPr>
          <w:p w14:paraId="0C13E552" w14:textId="77777777" w:rsidR="00497641" w:rsidRDefault="00497641">
            <w:pPr>
              <w:rPr>
                <w:b/>
                <w:color w:val="3A3A3A"/>
              </w:rPr>
            </w:pPr>
          </w:p>
          <w:p w14:paraId="7251396D" w14:textId="77777777" w:rsidR="00497641" w:rsidRDefault="00000000">
            <w:pPr>
              <w:rPr>
                <w:b/>
                <w:color w:val="3A3A3A"/>
              </w:rPr>
            </w:pPr>
            <w:r>
              <w:rPr>
                <w:b/>
                <w:color w:val="3A3A3A"/>
              </w:rPr>
              <w:t>Severity</w:t>
            </w:r>
          </w:p>
          <w:p w14:paraId="3115051B"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0E71B60D" w14:textId="77777777" w:rsidR="00497641" w:rsidRDefault="00497641">
            <w:pPr>
              <w:rPr>
                <w:color w:val="3A3A3A"/>
              </w:rPr>
            </w:pPr>
          </w:p>
          <w:p w14:paraId="3B61D103" w14:textId="77777777" w:rsidR="00497641" w:rsidRDefault="00000000">
            <w:pPr>
              <w:rPr>
                <w:color w:val="3A3A3A"/>
              </w:rPr>
            </w:pPr>
            <w:r>
              <w:rPr>
                <w:color w:val="3A3A3A"/>
              </w:rPr>
              <w:t>Low</w:t>
            </w:r>
          </w:p>
          <w:p w14:paraId="329C3416" w14:textId="77777777" w:rsidR="00497641" w:rsidRDefault="00497641">
            <w:pPr>
              <w:rPr>
                <w:color w:val="3A3A3A"/>
              </w:rPr>
            </w:pPr>
          </w:p>
        </w:tc>
      </w:tr>
      <w:tr w:rsidR="00497641" w14:paraId="6CDAAFED"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2E607B45" w14:textId="77777777" w:rsidR="00497641" w:rsidRDefault="00497641">
            <w:pPr>
              <w:rPr>
                <w:b/>
                <w:color w:val="3A3A3A"/>
              </w:rPr>
            </w:pPr>
          </w:p>
          <w:p w14:paraId="4665DD6F" w14:textId="77777777" w:rsidR="00497641" w:rsidRDefault="00000000">
            <w:pPr>
              <w:rPr>
                <w:b/>
                <w:color w:val="3A3A3A"/>
              </w:rPr>
            </w:pPr>
            <w:r>
              <w:rPr>
                <w:b/>
                <w:color w:val="3A3A3A"/>
              </w:rPr>
              <w:t>Priority</w:t>
            </w:r>
          </w:p>
          <w:p w14:paraId="4CECBD38"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3123FBA4" w14:textId="77777777" w:rsidR="00497641" w:rsidRDefault="00497641">
            <w:pPr>
              <w:rPr>
                <w:color w:val="3A3A3A"/>
              </w:rPr>
            </w:pPr>
          </w:p>
          <w:p w14:paraId="4C798471" w14:textId="77777777" w:rsidR="00497641" w:rsidRDefault="00000000">
            <w:pPr>
              <w:rPr>
                <w:color w:val="3A3A3A"/>
              </w:rPr>
            </w:pPr>
            <w:r>
              <w:rPr>
                <w:color w:val="3A3A3A"/>
              </w:rPr>
              <w:t>High</w:t>
            </w:r>
          </w:p>
        </w:tc>
      </w:tr>
      <w:tr w:rsidR="00497641" w14:paraId="32BA9708" w14:textId="77777777">
        <w:trPr>
          <w:trHeight w:val="770"/>
        </w:trPr>
        <w:tc>
          <w:tcPr>
            <w:tcW w:w="3075" w:type="dxa"/>
            <w:tcBorders>
              <w:top w:val="single" w:sz="5" w:space="0" w:color="DDDDDD"/>
              <w:left w:val="nil"/>
              <w:bottom w:val="nil"/>
              <w:right w:val="nil"/>
            </w:tcBorders>
            <w:tcMar>
              <w:top w:w="100" w:type="dxa"/>
              <w:left w:w="100" w:type="dxa"/>
              <w:bottom w:w="100" w:type="dxa"/>
              <w:right w:w="100" w:type="dxa"/>
            </w:tcMar>
          </w:tcPr>
          <w:p w14:paraId="1C9BFEE0" w14:textId="77777777" w:rsidR="00497641" w:rsidRDefault="00497641">
            <w:pPr>
              <w:rPr>
                <w:b/>
                <w:color w:val="3A3A3A"/>
              </w:rPr>
            </w:pPr>
          </w:p>
          <w:p w14:paraId="278DA0E2" w14:textId="77777777" w:rsidR="00497641" w:rsidRDefault="00000000">
            <w:pPr>
              <w:rPr>
                <w:b/>
                <w:color w:val="3A3A3A"/>
              </w:rPr>
            </w:pPr>
            <w:r>
              <w:rPr>
                <w:b/>
                <w:color w:val="3A3A3A"/>
              </w:rPr>
              <w:t>Module affected</w:t>
            </w:r>
          </w:p>
          <w:p w14:paraId="7F61B8D8"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62FD1FE4" w14:textId="77777777" w:rsidR="00497641" w:rsidRDefault="00497641">
            <w:pPr>
              <w:rPr>
                <w:color w:val="3A3A3A"/>
              </w:rPr>
            </w:pPr>
          </w:p>
          <w:p w14:paraId="23BD5D8C" w14:textId="77777777" w:rsidR="00497641" w:rsidRDefault="00000000">
            <w:pPr>
              <w:rPr>
                <w:color w:val="3A3A3A"/>
              </w:rPr>
            </w:pPr>
            <w:r>
              <w:rPr>
                <w:color w:val="3A3A3A"/>
              </w:rPr>
              <w:t>Sign In/ Forgot Password?</w:t>
            </w:r>
          </w:p>
        </w:tc>
      </w:tr>
      <w:tr w:rsidR="00497641" w14:paraId="07F610FC"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3B40D936" w14:textId="77777777" w:rsidR="00497641" w:rsidRDefault="00000000">
            <w:pPr>
              <w:rPr>
                <w:color w:val="3A3A3A"/>
              </w:rPr>
            </w:pPr>
            <w:r>
              <w:rPr>
                <w:b/>
                <w:color w:val="3A3A3A"/>
              </w:rPr>
              <w:t>Environment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41D9B526" w14:textId="77777777" w:rsidR="00497641" w:rsidRDefault="00000000">
            <w:pPr>
              <w:rPr>
                <w:color w:val="3A3A3A"/>
              </w:rPr>
            </w:pPr>
            <w:r>
              <w:rPr>
                <w:color w:val="3A3A3A"/>
              </w:rPr>
              <w:t>OS: Windows (x86) 11</w:t>
            </w:r>
          </w:p>
          <w:p w14:paraId="5807460D" w14:textId="77777777" w:rsidR="00497641" w:rsidRDefault="00000000">
            <w:pPr>
              <w:rPr>
                <w:color w:val="3A3A3A"/>
              </w:rPr>
            </w:pPr>
            <w:r>
              <w:rPr>
                <w:color w:val="3A3A3A"/>
              </w:rPr>
              <w:t>Browser: Chrome 124.0.6367.208</w:t>
            </w:r>
          </w:p>
          <w:p w14:paraId="2A1732FF" w14:textId="77777777" w:rsidR="00497641" w:rsidRDefault="00000000">
            <w:pPr>
              <w:rPr>
                <w:color w:val="3A3A3A"/>
              </w:rPr>
            </w:pPr>
            <w:r>
              <w:rPr>
                <w:color w:val="3A3A3A"/>
              </w:rPr>
              <w:t>Window size: 1536x730</w:t>
            </w:r>
          </w:p>
          <w:p w14:paraId="570C250C" w14:textId="77777777" w:rsidR="00497641" w:rsidRDefault="00000000">
            <w:pPr>
              <w:rPr>
                <w:color w:val="3A3A3A"/>
              </w:rPr>
            </w:pPr>
            <w:r>
              <w:rPr>
                <w:color w:val="3A3A3A"/>
              </w:rPr>
              <w:t>Device: HP Laptop</w:t>
            </w:r>
          </w:p>
        </w:tc>
      </w:tr>
      <w:tr w:rsidR="00497641" w14:paraId="2F796F68" w14:textId="77777777">
        <w:trPr>
          <w:trHeight w:val="770"/>
        </w:trPr>
        <w:tc>
          <w:tcPr>
            <w:tcW w:w="3075" w:type="dxa"/>
            <w:tcBorders>
              <w:top w:val="single" w:sz="5" w:space="0" w:color="DDDDDD"/>
              <w:left w:val="nil"/>
              <w:bottom w:val="nil"/>
              <w:right w:val="nil"/>
            </w:tcBorders>
            <w:tcMar>
              <w:top w:w="100" w:type="dxa"/>
              <w:left w:w="100" w:type="dxa"/>
              <w:bottom w:w="100" w:type="dxa"/>
              <w:right w:w="100" w:type="dxa"/>
            </w:tcMar>
          </w:tcPr>
          <w:p w14:paraId="05F63BF0" w14:textId="77777777" w:rsidR="00497641" w:rsidRDefault="00497641">
            <w:pPr>
              <w:rPr>
                <w:b/>
                <w:color w:val="3A3A3A"/>
              </w:rPr>
            </w:pPr>
          </w:p>
          <w:p w14:paraId="526615FE" w14:textId="77777777" w:rsidR="00497641" w:rsidRDefault="00000000">
            <w:pPr>
              <w:rPr>
                <w:b/>
                <w:color w:val="3A3A3A"/>
              </w:rPr>
            </w:pPr>
            <w:r>
              <w:rPr>
                <w:b/>
                <w:color w:val="3A3A3A"/>
              </w:rPr>
              <w:t>Reported by</w:t>
            </w:r>
          </w:p>
          <w:p w14:paraId="316686C5"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454CF0B5" w14:textId="77777777" w:rsidR="00497641" w:rsidRDefault="00497641">
            <w:pPr>
              <w:rPr>
                <w:color w:val="3A3A3A"/>
              </w:rPr>
            </w:pPr>
          </w:p>
          <w:p w14:paraId="33BB31FC" w14:textId="77777777" w:rsidR="00497641" w:rsidRDefault="00000000">
            <w:pPr>
              <w:rPr>
                <w:color w:val="3A3A3A"/>
              </w:rPr>
            </w:pPr>
            <w:r>
              <w:rPr>
                <w:color w:val="3A3A3A"/>
              </w:rPr>
              <w:t>Swastika Thapa</w:t>
            </w:r>
          </w:p>
        </w:tc>
      </w:tr>
      <w:tr w:rsidR="00497641" w14:paraId="43429027"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60B3C0F8" w14:textId="77777777" w:rsidR="00497641" w:rsidRDefault="00497641">
            <w:pPr>
              <w:rPr>
                <w:b/>
                <w:color w:val="3A3A3A"/>
              </w:rPr>
            </w:pPr>
          </w:p>
          <w:p w14:paraId="6AFEE247" w14:textId="77777777" w:rsidR="00497641" w:rsidRDefault="00000000">
            <w:pPr>
              <w:rPr>
                <w:b/>
                <w:color w:val="3A3A3A"/>
              </w:rPr>
            </w:pPr>
            <w:r>
              <w:rPr>
                <w:b/>
                <w:color w:val="3A3A3A"/>
              </w:rPr>
              <w:t>Reported on</w:t>
            </w:r>
          </w:p>
          <w:p w14:paraId="4F3BA51E"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3E3A5C52" w14:textId="77777777" w:rsidR="00497641" w:rsidRDefault="00497641">
            <w:pPr>
              <w:rPr>
                <w:color w:val="3A3A3A"/>
              </w:rPr>
            </w:pPr>
          </w:p>
          <w:p w14:paraId="5FF48942" w14:textId="77777777" w:rsidR="00497641" w:rsidRDefault="00000000">
            <w:pPr>
              <w:rPr>
                <w:color w:val="3A3A3A"/>
              </w:rPr>
            </w:pPr>
            <w:r>
              <w:rPr>
                <w:color w:val="3A3A3A"/>
              </w:rPr>
              <w:t>20-05-2024</w:t>
            </w:r>
          </w:p>
        </w:tc>
      </w:tr>
      <w:tr w:rsidR="00497641" w14:paraId="61EA8A5A" w14:textId="77777777">
        <w:trPr>
          <w:trHeight w:val="770"/>
        </w:trPr>
        <w:tc>
          <w:tcPr>
            <w:tcW w:w="3075" w:type="dxa"/>
            <w:tcBorders>
              <w:top w:val="single" w:sz="5" w:space="0" w:color="DDDDDD"/>
              <w:left w:val="nil"/>
              <w:bottom w:val="nil"/>
              <w:right w:val="nil"/>
            </w:tcBorders>
            <w:tcMar>
              <w:top w:w="100" w:type="dxa"/>
              <w:left w:w="100" w:type="dxa"/>
              <w:bottom w:w="100" w:type="dxa"/>
              <w:right w:w="100" w:type="dxa"/>
            </w:tcMar>
          </w:tcPr>
          <w:p w14:paraId="6BA10693" w14:textId="77777777" w:rsidR="00497641" w:rsidRDefault="00497641">
            <w:pPr>
              <w:rPr>
                <w:b/>
                <w:color w:val="3A3A3A"/>
              </w:rPr>
            </w:pPr>
          </w:p>
          <w:p w14:paraId="1B863083" w14:textId="77777777" w:rsidR="00497641" w:rsidRDefault="00000000">
            <w:pPr>
              <w:rPr>
                <w:b/>
                <w:color w:val="3A3A3A"/>
              </w:rPr>
            </w:pPr>
            <w:r>
              <w:rPr>
                <w:b/>
                <w:color w:val="3A3A3A"/>
              </w:rPr>
              <w:t>Status</w:t>
            </w:r>
          </w:p>
          <w:p w14:paraId="05FFD5DA"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42BBD1E1" w14:textId="77777777" w:rsidR="00497641" w:rsidRDefault="00497641">
            <w:pPr>
              <w:rPr>
                <w:color w:val="3A3A3A"/>
              </w:rPr>
            </w:pPr>
          </w:p>
          <w:p w14:paraId="3A6F7BBB" w14:textId="77777777" w:rsidR="00497641" w:rsidRDefault="00000000">
            <w:pPr>
              <w:rPr>
                <w:color w:val="3A3A3A"/>
              </w:rPr>
            </w:pPr>
            <w:r>
              <w:rPr>
                <w:color w:val="3A3A3A"/>
              </w:rPr>
              <w:t>New</w:t>
            </w:r>
          </w:p>
        </w:tc>
      </w:tr>
      <w:tr w:rsidR="00497641" w14:paraId="6D6A30DF" w14:textId="77777777">
        <w:trPr>
          <w:trHeight w:val="755"/>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7DCA7B3A" w14:textId="77777777" w:rsidR="00497641" w:rsidRDefault="00497641">
            <w:pPr>
              <w:rPr>
                <w:b/>
                <w:color w:val="3A3A3A"/>
              </w:rPr>
            </w:pPr>
          </w:p>
          <w:p w14:paraId="5BE66CC9" w14:textId="77777777" w:rsidR="00497641" w:rsidRDefault="00000000">
            <w:pPr>
              <w:rPr>
                <w:b/>
                <w:color w:val="3A3A3A"/>
              </w:rPr>
            </w:pPr>
            <w:r>
              <w:rPr>
                <w:b/>
                <w:color w:val="3A3A3A"/>
              </w:rPr>
              <w:t>Assigned To</w:t>
            </w:r>
          </w:p>
          <w:p w14:paraId="31E839A8"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34F8A551" w14:textId="77777777" w:rsidR="00497641" w:rsidRDefault="00497641">
            <w:pPr>
              <w:rPr>
                <w:color w:val="3A3A3A"/>
              </w:rPr>
            </w:pPr>
          </w:p>
          <w:p w14:paraId="41EAF29C" w14:textId="77777777" w:rsidR="00497641" w:rsidRDefault="00000000">
            <w:pPr>
              <w:rPr>
                <w:color w:val="3A3A3A"/>
              </w:rPr>
            </w:pPr>
            <w:r>
              <w:rPr>
                <w:color w:val="3A3A3A"/>
              </w:rPr>
              <w:t>Developer ABC</w:t>
            </w:r>
          </w:p>
        </w:tc>
      </w:tr>
    </w:tbl>
    <w:p w14:paraId="1DE1D1ED" w14:textId="77777777" w:rsidR="00497641" w:rsidRDefault="00497641"/>
    <w:p w14:paraId="7B3F2EC3" w14:textId="77777777" w:rsidR="00497641" w:rsidRDefault="00497641"/>
    <w:p w14:paraId="41F1DB7C" w14:textId="77777777" w:rsidR="00497641" w:rsidRDefault="00497641"/>
    <w:p w14:paraId="767E0C92" w14:textId="77777777" w:rsidR="00497641" w:rsidRDefault="00497641"/>
    <w:p w14:paraId="5CB525CA" w14:textId="77777777" w:rsidR="00497641" w:rsidRDefault="00497641"/>
    <w:p w14:paraId="2C778DD3" w14:textId="77777777" w:rsidR="00497641" w:rsidRDefault="00497641"/>
    <w:p w14:paraId="0188B085" w14:textId="77777777" w:rsidR="00497641" w:rsidRDefault="00497641"/>
    <w:p w14:paraId="73E8A220" w14:textId="77777777" w:rsidR="00497641" w:rsidRDefault="00497641"/>
    <w:p w14:paraId="3EA08E3A" w14:textId="77777777" w:rsidR="00497641" w:rsidRDefault="00497641"/>
    <w:p w14:paraId="307D1BF7" w14:textId="77777777" w:rsidR="00497641" w:rsidRDefault="00497641"/>
    <w:p w14:paraId="4AA6A4DA" w14:textId="77777777" w:rsidR="00497641" w:rsidRDefault="00497641"/>
    <w:p w14:paraId="760F1C07" w14:textId="77777777" w:rsidR="00497641" w:rsidRDefault="00497641"/>
    <w:p w14:paraId="3CB33AC5" w14:textId="77777777" w:rsidR="00497641" w:rsidRDefault="00497641"/>
    <w:p w14:paraId="42E265B7" w14:textId="77777777" w:rsidR="00497641" w:rsidRDefault="00497641"/>
    <w:p w14:paraId="026508A2" w14:textId="77777777" w:rsidR="00497641" w:rsidRDefault="00497641"/>
    <w:p w14:paraId="6DD0961E" w14:textId="77777777" w:rsidR="00497641" w:rsidRDefault="00497641"/>
    <w:p w14:paraId="37F6B5C1" w14:textId="77777777" w:rsidR="00C4312D" w:rsidRDefault="00C4312D"/>
    <w:p w14:paraId="1BCCFFE0" w14:textId="77777777" w:rsidR="00F64B02" w:rsidRDefault="00F64B02">
      <w:pPr>
        <w:rPr>
          <w:b/>
          <w:color w:val="38761D"/>
          <w:sz w:val="26"/>
          <w:szCs w:val="26"/>
          <w:u w:val="single"/>
        </w:rPr>
      </w:pPr>
    </w:p>
    <w:p w14:paraId="006ED117" w14:textId="77777777" w:rsidR="00F64B02" w:rsidRDefault="00F64B02" w:rsidP="00F64B02">
      <w:pPr>
        <w:rPr>
          <w:b/>
          <w:color w:val="38761D"/>
          <w:sz w:val="26"/>
          <w:szCs w:val="26"/>
          <w:u w:val="single"/>
        </w:rPr>
      </w:pPr>
      <w:r>
        <w:rPr>
          <w:b/>
          <w:color w:val="38761D"/>
          <w:sz w:val="26"/>
          <w:szCs w:val="26"/>
          <w:u w:val="single"/>
        </w:rPr>
        <w:t>Report: 2</w:t>
      </w:r>
    </w:p>
    <w:p w14:paraId="3658045F" w14:textId="77777777" w:rsidR="00F64B02" w:rsidRDefault="00F64B02" w:rsidP="00F64B02">
      <w:pPr>
        <w:rPr>
          <w:b/>
          <w:color w:val="38761D"/>
          <w:sz w:val="26"/>
          <w:szCs w:val="26"/>
          <w:u w:val="single"/>
        </w:rPr>
      </w:pPr>
    </w:p>
    <w:p w14:paraId="69AC8002" w14:textId="77777777" w:rsidR="00F64B02" w:rsidRDefault="00F64B02" w:rsidP="00F64B02">
      <w:pPr>
        <w:rPr>
          <w:b/>
        </w:rPr>
      </w:pPr>
      <w:r>
        <w:rPr>
          <w:b/>
        </w:rPr>
        <w:t>Component / Module: Sign in Page</w:t>
      </w:r>
    </w:p>
    <w:p w14:paraId="19B7CDAE" w14:textId="77777777" w:rsidR="00F64B02" w:rsidRDefault="00F64B02" w:rsidP="00F64B02">
      <w:pPr>
        <w:rPr>
          <w:b/>
        </w:rPr>
      </w:pPr>
      <w:r>
        <w:rPr>
          <w:b/>
        </w:rPr>
        <w:t xml:space="preserve">Reporter: </w:t>
      </w:r>
      <w:r>
        <w:rPr>
          <w:b/>
        </w:rPr>
        <w:tab/>
      </w:r>
      <w:r>
        <w:rPr>
          <w:b/>
        </w:rPr>
        <w:tab/>
        <w:t>Swastika Thapa</w:t>
      </w:r>
    </w:p>
    <w:p w14:paraId="3B5A56D7" w14:textId="77777777" w:rsidR="00F64B02" w:rsidRDefault="00F64B02" w:rsidP="00F64B02">
      <w:pPr>
        <w:rPr>
          <w:b/>
        </w:rPr>
      </w:pPr>
      <w:r>
        <w:rPr>
          <w:b/>
        </w:rPr>
        <w:t xml:space="preserve">Date: </w:t>
      </w:r>
      <w:r>
        <w:rPr>
          <w:b/>
        </w:rPr>
        <w:tab/>
      </w:r>
      <w:r>
        <w:rPr>
          <w:b/>
        </w:rPr>
        <w:tab/>
      </w:r>
      <w:r>
        <w:rPr>
          <w:b/>
        </w:rPr>
        <w:tab/>
        <w:t>26-05-2024</w:t>
      </w:r>
    </w:p>
    <w:p w14:paraId="13C24CA7" w14:textId="77777777" w:rsidR="00F64B02" w:rsidRPr="00C4312D" w:rsidRDefault="00F64B02" w:rsidP="00F64B02">
      <w:pPr>
        <w:rPr>
          <w:b/>
        </w:rPr>
      </w:pPr>
      <w:r>
        <w:rPr>
          <w:b/>
        </w:rPr>
        <w:t>Reviewer:</w:t>
      </w:r>
      <w:r>
        <w:rPr>
          <w:b/>
        </w:rPr>
        <w:tab/>
      </w:r>
      <w:r>
        <w:rPr>
          <w:b/>
        </w:rPr>
        <w:tab/>
        <w:t>Paramananda Lal Karn</w:t>
      </w:r>
    </w:p>
    <w:p w14:paraId="20034E47" w14:textId="77777777" w:rsidR="00F64B02" w:rsidRDefault="00F64B02" w:rsidP="00F64B02"/>
    <w:tbl>
      <w:tblPr>
        <w:tblStyle w:val="a0"/>
        <w:tblW w:w="946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3075"/>
        <w:gridCol w:w="6390"/>
      </w:tblGrid>
      <w:tr w:rsidR="00F64B02" w14:paraId="146A904D" w14:textId="77777777" w:rsidTr="001C3E2F">
        <w:trPr>
          <w:trHeight w:val="992"/>
        </w:trPr>
        <w:tc>
          <w:tcPr>
            <w:tcW w:w="3075" w:type="dxa"/>
            <w:tcBorders>
              <w:top w:val="nil"/>
              <w:left w:val="nil"/>
              <w:bottom w:val="nil"/>
              <w:right w:val="nil"/>
            </w:tcBorders>
            <w:shd w:val="clear" w:color="auto" w:fill="F3F3F3"/>
            <w:tcMar>
              <w:top w:w="100" w:type="dxa"/>
              <w:left w:w="100" w:type="dxa"/>
              <w:bottom w:w="100" w:type="dxa"/>
              <w:right w:w="100" w:type="dxa"/>
            </w:tcMar>
          </w:tcPr>
          <w:p w14:paraId="39DEC8B1" w14:textId="77777777" w:rsidR="00F64B02" w:rsidRDefault="00F64B02" w:rsidP="001C3E2F">
            <w:pPr>
              <w:rPr>
                <w:b/>
                <w:color w:val="3A3A3A"/>
              </w:rPr>
            </w:pPr>
          </w:p>
          <w:p w14:paraId="32C61268" w14:textId="77777777" w:rsidR="00F64B02" w:rsidRDefault="00F64B02" w:rsidP="001C3E2F">
            <w:pPr>
              <w:rPr>
                <w:b/>
                <w:color w:val="3A3A3A"/>
              </w:rPr>
            </w:pPr>
            <w:r>
              <w:rPr>
                <w:b/>
                <w:color w:val="3A3A3A"/>
              </w:rPr>
              <w:t>Defect ID</w:t>
            </w:r>
          </w:p>
          <w:p w14:paraId="73BCED08" w14:textId="77777777" w:rsidR="00F64B02" w:rsidRDefault="00F64B02" w:rsidP="001C3E2F">
            <w:pPr>
              <w:rPr>
                <w:b/>
                <w:color w:val="3A3A3A"/>
              </w:rPr>
            </w:pPr>
          </w:p>
        </w:tc>
        <w:tc>
          <w:tcPr>
            <w:tcW w:w="6390" w:type="dxa"/>
            <w:tcBorders>
              <w:top w:val="nil"/>
              <w:left w:val="nil"/>
              <w:bottom w:val="nil"/>
              <w:right w:val="nil"/>
            </w:tcBorders>
            <w:shd w:val="clear" w:color="auto" w:fill="F3F3F3"/>
            <w:tcMar>
              <w:top w:w="100" w:type="dxa"/>
              <w:left w:w="100" w:type="dxa"/>
              <w:bottom w:w="100" w:type="dxa"/>
              <w:right w:w="100" w:type="dxa"/>
            </w:tcMar>
          </w:tcPr>
          <w:p w14:paraId="31DE3029" w14:textId="77777777" w:rsidR="00F64B02" w:rsidRDefault="00F64B02" w:rsidP="001C3E2F">
            <w:pPr>
              <w:rPr>
                <w:color w:val="3A3A3A"/>
              </w:rPr>
            </w:pPr>
          </w:p>
          <w:p w14:paraId="33EA703C" w14:textId="6798A5CB" w:rsidR="00F64B02" w:rsidRDefault="00F64B02" w:rsidP="001C3E2F">
            <w:pPr>
              <w:rPr>
                <w:color w:val="3A3A3A"/>
              </w:rPr>
            </w:pPr>
            <w:r>
              <w:rPr>
                <w:color w:val="3A3A3A"/>
              </w:rPr>
              <w:t>M_12</w:t>
            </w:r>
          </w:p>
          <w:p w14:paraId="43E07162" w14:textId="77777777" w:rsidR="00F64B02" w:rsidRDefault="00F64B02" w:rsidP="001C3E2F">
            <w:pPr>
              <w:rPr>
                <w:color w:val="3A3A3A"/>
              </w:rPr>
            </w:pPr>
          </w:p>
        </w:tc>
      </w:tr>
      <w:tr w:rsidR="00F64B02" w14:paraId="0C86FC9E" w14:textId="77777777" w:rsidTr="001C3E2F">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572E8954" w14:textId="77777777" w:rsidR="00F64B02" w:rsidRDefault="00F64B02" w:rsidP="001C3E2F">
            <w:pPr>
              <w:rPr>
                <w:b/>
                <w:color w:val="3A3A3A"/>
              </w:rPr>
            </w:pPr>
          </w:p>
          <w:p w14:paraId="2F572D90" w14:textId="77777777" w:rsidR="00F64B02" w:rsidRDefault="00F64B02" w:rsidP="001C3E2F">
            <w:pPr>
              <w:rPr>
                <w:color w:val="3A3A3A"/>
              </w:rPr>
            </w:pPr>
            <w:r>
              <w:rPr>
                <w:b/>
                <w:color w:val="3A3A3A"/>
              </w:rPr>
              <w:t>Defect Title</w:t>
            </w:r>
          </w:p>
        </w:tc>
        <w:tc>
          <w:tcPr>
            <w:tcW w:w="6390" w:type="dxa"/>
            <w:tcBorders>
              <w:top w:val="single" w:sz="5" w:space="0" w:color="DDDDDD"/>
              <w:left w:val="nil"/>
              <w:bottom w:val="nil"/>
              <w:right w:val="nil"/>
            </w:tcBorders>
            <w:tcMar>
              <w:top w:w="100" w:type="dxa"/>
              <w:left w:w="100" w:type="dxa"/>
              <w:bottom w:w="100" w:type="dxa"/>
              <w:right w:w="100" w:type="dxa"/>
            </w:tcMar>
          </w:tcPr>
          <w:p w14:paraId="3E7BC32E" w14:textId="77777777" w:rsidR="00F64B02" w:rsidRDefault="00F64B02" w:rsidP="001C3E2F">
            <w:pPr>
              <w:rPr>
                <w:color w:val="3A3A3A"/>
              </w:rPr>
            </w:pPr>
          </w:p>
          <w:p w14:paraId="4B90C94A" w14:textId="02814AD2" w:rsidR="00F64B02" w:rsidRPr="001628F9" w:rsidRDefault="00F64B02" w:rsidP="00F64B02">
            <w:pPr>
              <w:rPr>
                <w:color w:val="3A3A3A"/>
                <w:lang w:val="en-IN"/>
              </w:rPr>
            </w:pPr>
            <w:r w:rsidRPr="00F64B02">
              <w:rPr>
                <w:color w:val="3A3A3A"/>
              </w:rPr>
              <w:t>Incorrect Email Not Rejected</w:t>
            </w:r>
            <w:r>
              <w:rPr>
                <w:color w:val="3A3A3A"/>
              </w:rPr>
              <w:t xml:space="preserve"> for reset password.</w:t>
            </w:r>
          </w:p>
        </w:tc>
      </w:tr>
      <w:tr w:rsidR="00F64B02" w14:paraId="7DFE513F" w14:textId="77777777" w:rsidTr="001C3E2F">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3195FFFB" w14:textId="77777777" w:rsidR="00F64B02" w:rsidRDefault="00F64B02" w:rsidP="001C3E2F">
            <w:pPr>
              <w:rPr>
                <w:b/>
                <w:color w:val="3A3A3A"/>
              </w:rPr>
            </w:pPr>
          </w:p>
          <w:p w14:paraId="628A1E11" w14:textId="77777777" w:rsidR="00F64B02" w:rsidRDefault="00F64B02" w:rsidP="001C3E2F">
            <w:pPr>
              <w:rPr>
                <w:b/>
                <w:color w:val="3A3A3A"/>
              </w:rPr>
            </w:pPr>
            <w:r>
              <w:rPr>
                <w:b/>
                <w:color w:val="3A3A3A"/>
              </w:rPr>
              <w:t>Module affected</w:t>
            </w:r>
          </w:p>
          <w:p w14:paraId="67B062DE" w14:textId="77777777" w:rsidR="00F64B02" w:rsidRDefault="00F64B02" w:rsidP="001C3E2F">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74CDBFAD" w14:textId="77777777" w:rsidR="00F64B02" w:rsidRDefault="00F64B02" w:rsidP="001C3E2F">
            <w:pPr>
              <w:rPr>
                <w:color w:val="3A3A3A"/>
              </w:rPr>
            </w:pPr>
          </w:p>
          <w:p w14:paraId="143F58AB" w14:textId="77777777" w:rsidR="00F64B02" w:rsidRDefault="00F64B02" w:rsidP="001C3E2F">
            <w:r>
              <w:t>Sign In Page</w:t>
            </w:r>
          </w:p>
          <w:p w14:paraId="5D3965AC" w14:textId="77777777" w:rsidR="00F64B02" w:rsidRDefault="00F64B02" w:rsidP="001C3E2F">
            <w:pPr>
              <w:rPr>
                <w:color w:val="3A3A3A"/>
              </w:rPr>
            </w:pPr>
          </w:p>
        </w:tc>
      </w:tr>
      <w:tr w:rsidR="00F64B02" w14:paraId="59D64024" w14:textId="77777777" w:rsidTr="001C3E2F">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207FCEF5" w14:textId="77777777" w:rsidR="00F64B02" w:rsidRDefault="00F64B02" w:rsidP="001C3E2F">
            <w:pPr>
              <w:rPr>
                <w:b/>
                <w:color w:val="3A3A3A"/>
              </w:rPr>
            </w:pPr>
          </w:p>
          <w:p w14:paraId="62334439" w14:textId="77777777" w:rsidR="00F64B02" w:rsidRDefault="00F64B02" w:rsidP="001C3E2F">
            <w:pPr>
              <w:rPr>
                <w:b/>
                <w:color w:val="3A3A3A"/>
              </w:rPr>
            </w:pPr>
            <w:r>
              <w:rPr>
                <w:b/>
                <w:color w:val="3A3A3A"/>
              </w:rPr>
              <w:t>Reporter</w:t>
            </w:r>
          </w:p>
        </w:tc>
        <w:tc>
          <w:tcPr>
            <w:tcW w:w="6390" w:type="dxa"/>
            <w:tcBorders>
              <w:top w:val="single" w:sz="5" w:space="0" w:color="DDDDDD"/>
              <w:left w:val="nil"/>
              <w:bottom w:val="nil"/>
              <w:right w:val="nil"/>
            </w:tcBorders>
            <w:tcMar>
              <w:top w:w="100" w:type="dxa"/>
              <w:left w:w="100" w:type="dxa"/>
              <w:bottom w:w="100" w:type="dxa"/>
              <w:right w:w="100" w:type="dxa"/>
            </w:tcMar>
          </w:tcPr>
          <w:p w14:paraId="63CD39E3" w14:textId="77777777" w:rsidR="00F64B02" w:rsidRDefault="00F64B02" w:rsidP="001C3E2F">
            <w:pPr>
              <w:rPr>
                <w:color w:val="3A3A3A"/>
              </w:rPr>
            </w:pPr>
          </w:p>
          <w:p w14:paraId="5332AAFB" w14:textId="77777777" w:rsidR="00F64B02" w:rsidRDefault="00F64B02" w:rsidP="001C3E2F">
            <w:pPr>
              <w:rPr>
                <w:color w:val="3A3A3A"/>
              </w:rPr>
            </w:pPr>
            <w:r>
              <w:rPr>
                <w:color w:val="3A3A3A"/>
              </w:rPr>
              <w:t>Swastika Thapa</w:t>
            </w:r>
          </w:p>
        </w:tc>
      </w:tr>
      <w:tr w:rsidR="00F64B02" w14:paraId="14EA8840" w14:textId="77777777" w:rsidTr="001C3E2F">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0B678092" w14:textId="77777777" w:rsidR="00F64B02" w:rsidRDefault="00F64B02" w:rsidP="001C3E2F">
            <w:pPr>
              <w:rPr>
                <w:b/>
                <w:color w:val="3A3A3A"/>
              </w:rPr>
            </w:pPr>
          </w:p>
          <w:p w14:paraId="1CBC0C33" w14:textId="77777777" w:rsidR="00F64B02" w:rsidRDefault="00F64B02" w:rsidP="001C3E2F">
            <w:pPr>
              <w:rPr>
                <w:b/>
                <w:color w:val="3A3A3A"/>
              </w:rPr>
            </w:pPr>
            <w:r>
              <w:rPr>
                <w:b/>
                <w:color w:val="3A3A3A"/>
              </w:rPr>
              <w:t>Reported on</w:t>
            </w:r>
          </w:p>
          <w:p w14:paraId="752CCBFA" w14:textId="77777777" w:rsidR="00F64B02" w:rsidRDefault="00F64B02" w:rsidP="001C3E2F">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529A32A6" w14:textId="77777777" w:rsidR="00F64B02" w:rsidRDefault="00F64B02" w:rsidP="001C3E2F">
            <w:pPr>
              <w:rPr>
                <w:color w:val="3A3A3A"/>
              </w:rPr>
            </w:pPr>
          </w:p>
          <w:p w14:paraId="0095FBD3" w14:textId="77777777" w:rsidR="00F64B02" w:rsidRDefault="00F64B02" w:rsidP="001C3E2F">
            <w:pPr>
              <w:rPr>
                <w:color w:val="3A3A3A"/>
              </w:rPr>
            </w:pPr>
            <w:r>
              <w:rPr>
                <w:color w:val="3A3A3A"/>
              </w:rPr>
              <w:t>26-05-2024</w:t>
            </w:r>
          </w:p>
        </w:tc>
      </w:tr>
      <w:tr w:rsidR="00F64B02" w14:paraId="7F111B4D" w14:textId="77777777" w:rsidTr="001C3E2F">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0479B461" w14:textId="77777777" w:rsidR="00F64B02" w:rsidRDefault="00F64B02" w:rsidP="001C3E2F">
            <w:pPr>
              <w:rPr>
                <w:b/>
                <w:color w:val="3A3A3A"/>
              </w:rPr>
            </w:pPr>
          </w:p>
          <w:p w14:paraId="4C09A3E6" w14:textId="77777777" w:rsidR="00F64B02" w:rsidRDefault="00F64B02" w:rsidP="001C3E2F">
            <w:pPr>
              <w:rPr>
                <w:b/>
                <w:color w:val="3A3A3A"/>
              </w:rPr>
            </w:pPr>
            <w:r>
              <w:rPr>
                <w:b/>
                <w:color w:val="3A3A3A"/>
              </w:rPr>
              <w:t>Status</w:t>
            </w:r>
          </w:p>
          <w:p w14:paraId="28E188A8" w14:textId="77777777" w:rsidR="00F64B02" w:rsidRDefault="00F64B02" w:rsidP="001C3E2F">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6F446BF2" w14:textId="77777777" w:rsidR="00F64B02" w:rsidRDefault="00F64B02" w:rsidP="001C3E2F">
            <w:pPr>
              <w:rPr>
                <w:color w:val="3A3A3A"/>
              </w:rPr>
            </w:pPr>
          </w:p>
          <w:p w14:paraId="2EEE17BB" w14:textId="77777777" w:rsidR="00F64B02" w:rsidRDefault="00F64B02" w:rsidP="001C3E2F">
            <w:pPr>
              <w:rPr>
                <w:color w:val="3A3A3A"/>
              </w:rPr>
            </w:pPr>
            <w:r>
              <w:rPr>
                <w:color w:val="3A3A3A"/>
              </w:rPr>
              <w:t>New</w:t>
            </w:r>
          </w:p>
        </w:tc>
      </w:tr>
      <w:tr w:rsidR="00F64B02" w14:paraId="04571374" w14:textId="77777777" w:rsidTr="001C3E2F">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4E5145EB" w14:textId="77777777" w:rsidR="00F64B02" w:rsidRDefault="00F64B02" w:rsidP="001C3E2F">
            <w:pPr>
              <w:rPr>
                <w:b/>
                <w:color w:val="3A3A3A"/>
              </w:rPr>
            </w:pPr>
          </w:p>
          <w:p w14:paraId="1EF42669" w14:textId="77777777" w:rsidR="00F64B02" w:rsidRDefault="00F64B02" w:rsidP="001C3E2F">
            <w:pPr>
              <w:rPr>
                <w:b/>
                <w:color w:val="3A3A3A"/>
              </w:rPr>
            </w:pPr>
            <w:r>
              <w:rPr>
                <w:b/>
                <w:color w:val="3A3A3A"/>
              </w:rPr>
              <w:t>Assigned To</w:t>
            </w:r>
          </w:p>
          <w:p w14:paraId="17723C0D" w14:textId="77777777" w:rsidR="00F64B02" w:rsidRDefault="00F64B02" w:rsidP="001C3E2F">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14767127" w14:textId="77777777" w:rsidR="00F64B02" w:rsidRDefault="00F64B02" w:rsidP="001C3E2F">
            <w:pPr>
              <w:rPr>
                <w:color w:val="3A3A3A"/>
              </w:rPr>
            </w:pPr>
          </w:p>
          <w:p w14:paraId="1EDFA203" w14:textId="77777777" w:rsidR="00F64B02" w:rsidRDefault="00F64B02" w:rsidP="001C3E2F">
            <w:pPr>
              <w:rPr>
                <w:color w:val="3A3A3A"/>
              </w:rPr>
            </w:pPr>
            <w:r>
              <w:rPr>
                <w:color w:val="3A3A3A"/>
              </w:rPr>
              <w:t>Developer ABC</w:t>
            </w:r>
          </w:p>
        </w:tc>
      </w:tr>
      <w:tr w:rsidR="00F64B02" w14:paraId="732E30EB" w14:textId="77777777" w:rsidTr="001C3E2F">
        <w:trPr>
          <w:trHeight w:val="1965"/>
        </w:trPr>
        <w:tc>
          <w:tcPr>
            <w:tcW w:w="3075" w:type="dxa"/>
            <w:tcBorders>
              <w:top w:val="single" w:sz="5" w:space="0" w:color="DDDDDD"/>
              <w:left w:val="nil"/>
              <w:bottom w:val="nil"/>
              <w:right w:val="nil"/>
            </w:tcBorders>
            <w:tcMar>
              <w:top w:w="100" w:type="dxa"/>
              <w:left w:w="100" w:type="dxa"/>
              <w:bottom w:w="100" w:type="dxa"/>
              <w:right w:w="100" w:type="dxa"/>
            </w:tcMar>
          </w:tcPr>
          <w:p w14:paraId="1B91EBC3" w14:textId="77777777" w:rsidR="00F64B02" w:rsidRDefault="00F64B02" w:rsidP="001C3E2F">
            <w:pPr>
              <w:rPr>
                <w:b/>
                <w:color w:val="3A3A3A"/>
              </w:rPr>
            </w:pPr>
          </w:p>
          <w:p w14:paraId="480E482B" w14:textId="77777777" w:rsidR="00F64B02" w:rsidRDefault="00F64B02" w:rsidP="001C3E2F">
            <w:pPr>
              <w:rPr>
                <w:b/>
                <w:color w:val="3A3A3A"/>
              </w:rPr>
            </w:pPr>
          </w:p>
          <w:p w14:paraId="66F37987" w14:textId="77777777" w:rsidR="00F64B02" w:rsidRDefault="00F64B02" w:rsidP="001C3E2F">
            <w:pPr>
              <w:rPr>
                <w:color w:val="3A3A3A"/>
              </w:rPr>
            </w:pPr>
            <w:r>
              <w:rPr>
                <w:b/>
                <w:color w:val="3A3A3A"/>
              </w:rPr>
              <w:t>Defect Description</w:t>
            </w:r>
          </w:p>
        </w:tc>
        <w:tc>
          <w:tcPr>
            <w:tcW w:w="6390" w:type="dxa"/>
            <w:tcBorders>
              <w:top w:val="single" w:sz="5" w:space="0" w:color="DDDDDD"/>
              <w:left w:val="nil"/>
              <w:bottom w:val="nil"/>
              <w:right w:val="nil"/>
            </w:tcBorders>
            <w:tcMar>
              <w:top w:w="100" w:type="dxa"/>
              <w:left w:w="100" w:type="dxa"/>
              <w:bottom w:w="100" w:type="dxa"/>
              <w:right w:w="100" w:type="dxa"/>
            </w:tcMar>
          </w:tcPr>
          <w:p w14:paraId="258A1D11" w14:textId="77777777" w:rsidR="00F64B02" w:rsidRDefault="00F64B02" w:rsidP="001C3E2F">
            <w:pPr>
              <w:rPr>
                <w:color w:val="3A3A3A"/>
              </w:rPr>
            </w:pPr>
          </w:p>
          <w:p w14:paraId="488A0D54" w14:textId="4B4EA2B8" w:rsidR="00F64B02" w:rsidRDefault="001628F9" w:rsidP="001C3E2F">
            <w:pPr>
              <w:jc w:val="both"/>
              <w:rPr>
                <w:color w:val="3A3A3A"/>
              </w:rPr>
            </w:pPr>
            <w:r w:rsidRPr="001628F9">
              <w:rPr>
                <w:color w:val="3A3A3A"/>
              </w:rPr>
              <w:t>The "</w:t>
            </w:r>
            <w:r w:rsidRPr="001628F9">
              <w:rPr>
                <w:b/>
                <w:bCs/>
                <w:color w:val="3A3A3A"/>
              </w:rPr>
              <w:t>Forgot Password</w:t>
            </w:r>
            <w:r w:rsidRPr="001628F9">
              <w:rPr>
                <w:color w:val="3A3A3A"/>
              </w:rPr>
              <w:t>" feature lets anyone try to reset a password with any email address.</w:t>
            </w:r>
            <w:r>
              <w:rPr>
                <w:color w:val="3A3A3A"/>
              </w:rPr>
              <w:t xml:space="preserve"> Even user without account can use Forgot password features.</w:t>
            </w:r>
          </w:p>
        </w:tc>
      </w:tr>
      <w:tr w:rsidR="00F64B02" w14:paraId="0D6F8207" w14:textId="77777777" w:rsidTr="001C3E2F">
        <w:trPr>
          <w:trHeight w:val="1545"/>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4E17ACAB" w14:textId="77777777" w:rsidR="00F64B02" w:rsidRDefault="00F64B02" w:rsidP="001C3E2F">
            <w:pPr>
              <w:rPr>
                <w:b/>
                <w:color w:val="3A3A3A"/>
              </w:rPr>
            </w:pPr>
          </w:p>
          <w:p w14:paraId="7D47FB5A" w14:textId="77777777" w:rsidR="00F64B02" w:rsidRDefault="00F64B02" w:rsidP="001C3E2F">
            <w:pPr>
              <w:rPr>
                <w:color w:val="3A3A3A"/>
              </w:rPr>
            </w:pPr>
            <w:r>
              <w:rPr>
                <w:b/>
                <w:color w:val="3A3A3A"/>
              </w:rPr>
              <w:t>Steps to reproduce</w:t>
            </w:r>
          </w:p>
          <w:p w14:paraId="4D82A6BA" w14:textId="77777777" w:rsidR="00F64B02" w:rsidRDefault="00F64B02" w:rsidP="001C3E2F">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2843114D" w14:textId="77777777" w:rsidR="00F64B02" w:rsidRDefault="00F64B02" w:rsidP="001C3E2F">
            <w:pPr>
              <w:ind w:left="720"/>
              <w:rPr>
                <w:color w:val="3A3A3A"/>
              </w:rPr>
            </w:pPr>
          </w:p>
          <w:p w14:paraId="0C10DC53" w14:textId="77777777" w:rsidR="001628F9" w:rsidRPr="001628F9" w:rsidRDefault="001628F9" w:rsidP="001628F9">
            <w:pPr>
              <w:rPr>
                <w:color w:val="3A3A3A"/>
              </w:rPr>
            </w:pPr>
            <w:r w:rsidRPr="001628F9">
              <w:rPr>
                <w:color w:val="3A3A3A"/>
              </w:rPr>
              <w:t>1. Click sign in link.</w:t>
            </w:r>
          </w:p>
          <w:p w14:paraId="7DE104EA" w14:textId="77777777" w:rsidR="001628F9" w:rsidRPr="001628F9" w:rsidRDefault="001628F9" w:rsidP="001628F9">
            <w:pPr>
              <w:rPr>
                <w:color w:val="3A3A3A"/>
              </w:rPr>
            </w:pPr>
            <w:r w:rsidRPr="001628F9">
              <w:rPr>
                <w:color w:val="3A3A3A"/>
              </w:rPr>
              <w:t xml:space="preserve">2. Click </w:t>
            </w:r>
            <w:r w:rsidRPr="001628F9">
              <w:rPr>
                <w:b/>
                <w:bCs/>
                <w:color w:val="3A3A3A"/>
              </w:rPr>
              <w:t>Forgot Password</w:t>
            </w:r>
            <w:r w:rsidRPr="001628F9">
              <w:rPr>
                <w:color w:val="3A3A3A"/>
              </w:rPr>
              <w:t xml:space="preserve"> button.</w:t>
            </w:r>
          </w:p>
          <w:p w14:paraId="3C866EA6" w14:textId="77777777" w:rsidR="001628F9" w:rsidRPr="001628F9" w:rsidRDefault="001628F9" w:rsidP="001628F9">
            <w:pPr>
              <w:rPr>
                <w:color w:val="3A3A3A"/>
              </w:rPr>
            </w:pPr>
            <w:r w:rsidRPr="001628F9">
              <w:rPr>
                <w:color w:val="3A3A3A"/>
              </w:rPr>
              <w:t>2. Enter not-exist email.</w:t>
            </w:r>
          </w:p>
          <w:p w14:paraId="79820E67" w14:textId="0C4FA55C" w:rsidR="00F64B02" w:rsidRDefault="001628F9" w:rsidP="001628F9">
            <w:pPr>
              <w:rPr>
                <w:color w:val="3A3A3A"/>
              </w:rPr>
            </w:pPr>
            <w:r w:rsidRPr="001628F9">
              <w:rPr>
                <w:color w:val="3A3A3A"/>
              </w:rPr>
              <w:t xml:space="preserve">3. Click the </w:t>
            </w:r>
            <w:r w:rsidRPr="001628F9">
              <w:rPr>
                <w:b/>
                <w:bCs/>
                <w:color w:val="3A3A3A"/>
              </w:rPr>
              <w:t>Reset my Password</w:t>
            </w:r>
            <w:r w:rsidRPr="001628F9">
              <w:rPr>
                <w:color w:val="3A3A3A"/>
              </w:rPr>
              <w:t xml:space="preserve"> button.</w:t>
            </w:r>
          </w:p>
        </w:tc>
      </w:tr>
      <w:tr w:rsidR="00F64B02" w14:paraId="73208C1F" w14:textId="77777777" w:rsidTr="001C3E2F">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09DBFCB8" w14:textId="77777777" w:rsidR="00F64B02" w:rsidRDefault="00F64B02" w:rsidP="001C3E2F">
            <w:pPr>
              <w:rPr>
                <w:b/>
                <w:color w:val="3A3A3A"/>
              </w:rPr>
            </w:pPr>
          </w:p>
          <w:p w14:paraId="577ADED5" w14:textId="77777777" w:rsidR="00F64B02" w:rsidRDefault="00F64B02" w:rsidP="001C3E2F">
            <w:pPr>
              <w:rPr>
                <w:b/>
                <w:color w:val="3A3A3A"/>
              </w:rPr>
            </w:pPr>
          </w:p>
          <w:p w14:paraId="1FC36FDE" w14:textId="77777777" w:rsidR="00F64B02" w:rsidRDefault="00F64B02" w:rsidP="001C3E2F">
            <w:pPr>
              <w:rPr>
                <w:b/>
                <w:color w:val="3A3A3A"/>
              </w:rPr>
            </w:pPr>
            <w:r>
              <w:rPr>
                <w:b/>
                <w:color w:val="3A3A3A"/>
              </w:rPr>
              <w:t>Expected Result</w:t>
            </w:r>
          </w:p>
          <w:p w14:paraId="27A74D00" w14:textId="77777777" w:rsidR="00F64B02" w:rsidRDefault="00F64B02" w:rsidP="001C3E2F">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5841B910" w14:textId="77777777" w:rsidR="00F64B02" w:rsidRDefault="00F64B02" w:rsidP="001C3E2F">
            <w:pPr>
              <w:rPr>
                <w:color w:val="3A3A3A"/>
              </w:rPr>
            </w:pPr>
          </w:p>
          <w:p w14:paraId="6C658043" w14:textId="77777777" w:rsidR="00F64B02" w:rsidRDefault="00F64B02" w:rsidP="001C3E2F">
            <w:pPr>
              <w:rPr>
                <w:color w:val="3A3A3A"/>
              </w:rPr>
            </w:pPr>
          </w:p>
          <w:p w14:paraId="68D78C1F" w14:textId="0F5AA857" w:rsidR="00F64B02" w:rsidRDefault="001628F9" w:rsidP="001628F9">
            <w:pPr>
              <w:rPr>
                <w:color w:val="3A3A3A"/>
              </w:rPr>
            </w:pPr>
            <w:r w:rsidRPr="001628F9">
              <w:rPr>
                <w:color w:val="3A3A3A"/>
              </w:rPr>
              <w:t>The system should reject the request to reset a password for a non-existent account</w:t>
            </w:r>
            <w:r>
              <w:rPr>
                <w:color w:val="3A3A3A"/>
              </w:rPr>
              <w:t xml:space="preserve"> </w:t>
            </w:r>
            <w:r w:rsidRPr="001628F9">
              <w:rPr>
                <w:color w:val="3A3A3A"/>
              </w:rPr>
              <w:t>and display an error message indicating the email address is not associated with an account.</w:t>
            </w:r>
          </w:p>
          <w:p w14:paraId="30276A2A" w14:textId="77777777" w:rsidR="00F64B02" w:rsidRDefault="00F64B02" w:rsidP="001C3E2F">
            <w:pPr>
              <w:rPr>
                <w:color w:val="3A3A3A"/>
              </w:rPr>
            </w:pPr>
          </w:p>
        </w:tc>
      </w:tr>
      <w:tr w:rsidR="00F64B02" w14:paraId="0264F49B" w14:textId="77777777" w:rsidTr="001C3E2F">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42AC6A50" w14:textId="77777777" w:rsidR="00F64B02" w:rsidRDefault="00F64B02" w:rsidP="001C3E2F">
            <w:pPr>
              <w:rPr>
                <w:b/>
                <w:color w:val="3A3A3A"/>
              </w:rPr>
            </w:pPr>
          </w:p>
          <w:p w14:paraId="6B774C03" w14:textId="77777777" w:rsidR="00F64B02" w:rsidRDefault="00F64B02" w:rsidP="001C3E2F">
            <w:pPr>
              <w:rPr>
                <w:color w:val="3A3A3A"/>
              </w:rPr>
            </w:pPr>
            <w:r>
              <w:rPr>
                <w:b/>
                <w:color w:val="3A3A3A"/>
              </w:rPr>
              <w:t>Actual Result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5AABFDD5" w14:textId="77777777" w:rsidR="00F64B02" w:rsidRDefault="00F64B02" w:rsidP="001C3E2F">
            <w:pPr>
              <w:rPr>
                <w:color w:val="3A3A3A"/>
              </w:rPr>
            </w:pPr>
          </w:p>
          <w:p w14:paraId="101B4CFB" w14:textId="666A5F29" w:rsidR="00F64B02" w:rsidRDefault="001628F9" w:rsidP="001628F9">
            <w:pPr>
              <w:rPr>
                <w:color w:val="3A3A3A"/>
              </w:rPr>
            </w:pPr>
            <w:r w:rsidRPr="001628F9">
              <w:rPr>
                <w:color w:val="3A3A3A"/>
              </w:rPr>
              <w:t xml:space="preserve">System </w:t>
            </w:r>
            <w:r w:rsidRPr="001628F9">
              <w:rPr>
                <w:color w:val="3A3A3A"/>
              </w:rPr>
              <w:t>accepts</w:t>
            </w:r>
            <w:r w:rsidRPr="001628F9">
              <w:rPr>
                <w:color w:val="3A3A3A"/>
              </w:rPr>
              <w:t xml:space="preserve"> that email and </w:t>
            </w:r>
            <w:r w:rsidRPr="001628F9">
              <w:rPr>
                <w:color w:val="3A3A3A"/>
              </w:rPr>
              <w:t>display</w:t>
            </w:r>
            <w:r w:rsidRPr="001628F9">
              <w:rPr>
                <w:color w:val="3A3A3A"/>
              </w:rPr>
              <w:t xml:space="preserve"> "</w:t>
            </w:r>
            <w:r w:rsidRPr="001628F9">
              <w:rPr>
                <w:b/>
                <w:bCs/>
                <w:color w:val="3A3A3A"/>
              </w:rPr>
              <w:t>If there is an account associated with karna@gmail.com you will receive an email with a link to reset your password.</w:t>
            </w:r>
            <w:r w:rsidRPr="001628F9">
              <w:rPr>
                <w:color w:val="3A3A3A"/>
              </w:rPr>
              <w:t>" message.</w:t>
            </w:r>
          </w:p>
        </w:tc>
      </w:tr>
      <w:tr w:rsidR="00F64B02" w14:paraId="2F3DD9FB" w14:textId="77777777" w:rsidTr="001628F9">
        <w:trPr>
          <w:trHeight w:val="2299"/>
        </w:trPr>
        <w:tc>
          <w:tcPr>
            <w:tcW w:w="3075" w:type="dxa"/>
            <w:tcBorders>
              <w:top w:val="single" w:sz="5" w:space="0" w:color="DDDDDD"/>
              <w:left w:val="nil"/>
              <w:bottom w:val="nil"/>
              <w:right w:val="nil"/>
            </w:tcBorders>
            <w:tcMar>
              <w:top w:w="100" w:type="dxa"/>
              <w:left w:w="100" w:type="dxa"/>
              <w:bottom w:w="100" w:type="dxa"/>
              <w:right w:w="100" w:type="dxa"/>
            </w:tcMar>
          </w:tcPr>
          <w:p w14:paraId="7608935B" w14:textId="77777777" w:rsidR="00F64B02" w:rsidRDefault="00F64B02" w:rsidP="001C3E2F">
            <w:pPr>
              <w:rPr>
                <w:b/>
                <w:color w:val="3A3A3A"/>
              </w:rPr>
            </w:pPr>
          </w:p>
          <w:p w14:paraId="4209FAFA" w14:textId="77777777" w:rsidR="00F64B02" w:rsidRDefault="00F64B02" w:rsidP="001C3E2F">
            <w:pPr>
              <w:rPr>
                <w:color w:val="3A3A3A"/>
              </w:rPr>
            </w:pPr>
            <w:r>
              <w:rPr>
                <w:b/>
                <w:color w:val="3A3A3A"/>
              </w:rPr>
              <w:t>Evidence/attachment</w:t>
            </w:r>
          </w:p>
        </w:tc>
        <w:tc>
          <w:tcPr>
            <w:tcW w:w="6390" w:type="dxa"/>
            <w:tcBorders>
              <w:top w:val="single" w:sz="5" w:space="0" w:color="DDDDDD"/>
              <w:left w:val="nil"/>
              <w:bottom w:val="nil"/>
              <w:right w:val="nil"/>
            </w:tcBorders>
            <w:tcMar>
              <w:top w:w="100" w:type="dxa"/>
              <w:left w:w="100" w:type="dxa"/>
              <w:bottom w:w="100" w:type="dxa"/>
              <w:right w:w="100" w:type="dxa"/>
            </w:tcMar>
          </w:tcPr>
          <w:p w14:paraId="13EE2F66" w14:textId="77777777" w:rsidR="00F64B02" w:rsidRDefault="00F64B02" w:rsidP="001C3E2F">
            <w:pPr>
              <w:rPr>
                <w:color w:val="3A3A3A"/>
              </w:rPr>
            </w:pPr>
            <w:r>
              <w:rPr>
                <w:color w:val="3A3A3A"/>
              </w:rPr>
              <w:t xml:space="preserve">SS: </w:t>
            </w:r>
          </w:p>
          <w:p w14:paraId="623B5CA0" w14:textId="77777777" w:rsidR="001628F9" w:rsidRDefault="001628F9" w:rsidP="001C3E2F">
            <w:pPr>
              <w:rPr>
                <w:color w:val="3A3A3A"/>
              </w:rPr>
            </w:pPr>
          </w:p>
          <w:p w14:paraId="07B369AA" w14:textId="1B567823" w:rsidR="001628F9" w:rsidRDefault="001628F9" w:rsidP="001C3E2F">
            <w:pPr>
              <w:rPr>
                <w:color w:val="3A3A3A"/>
              </w:rPr>
            </w:pPr>
            <w:r>
              <w:rPr>
                <w:noProof/>
                <w:color w:val="3A3A3A"/>
              </w:rPr>
              <mc:AlternateContent>
                <mc:Choice Requires="wps">
                  <w:drawing>
                    <wp:anchor distT="0" distB="0" distL="114300" distR="114300" simplePos="0" relativeHeight="251725824" behindDoc="0" locked="0" layoutInCell="1" allowOverlap="1" wp14:anchorId="73F45023" wp14:editId="1DA6883E">
                      <wp:simplePos x="0" y="0"/>
                      <wp:positionH relativeFrom="column">
                        <wp:posOffset>-21070</wp:posOffset>
                      </wp:positionH>
                      <wp:positionV relativeFrom="paragraph">
                        <wp:posOffset>88669</wp:posOffset>
                      </wp:positionV>
                      <wp:extent cx="3932555" cy="512156"/>
                      <wp:effectExtent l="57150" t="19050" r="67945" b="97790"/>
                      <wp:wrapNone/>
                      <wp:docPr id="380620900" name="Rectangle 4"/>
                      <wp:cNvGraphicFramePr/>
                      <a:graphic xmlns:a="http://schemas.openxmlformats.org/drawingml/2006/main">
                        <a:graphicData uri="http://schemas.microsoft.com/office/word/2010/wordprocessingShape">
                          <wps:wsp>
                            <wps:cNvSpPr/>
                            <wps:spPr>
                              <a:xfrm>
                                <a:off x="0" y="0"/>
                                <a:ext cx="3932555" cy="512156"/>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99867" id="Rectangle 4" o:spid="_x0000_s1026" style="position:absolute;margin-left:-1.65pt;margin-top:7pt;width:309.65pt;height:40.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" filled="f" strokecolor="red" strokeweight="1.5pt">
                      <v:shadow on="t" color="black" opacity="22937f" origin=",.5" offset="0,.63889mm"/>
                    </v:rect>
                  </w:pict>
                </mc:Fallback>
              </mc:AlternateContent>
            </w:r>
          </w:p>
          <w:p w14:paraId="339D2915" w14:textId="07030EAB" w:rsidR="00F64B02" w:rsidRDefault="001628F9" w:rsidP="001C3E2F">
            <w:pPr>
              <w:rPr>
                <w:color w:val="3A3A3A"/>
              </w:rPr>
            </w:pPr>
            <w:r>
              <w:rPr>
                <w:noProof/>
                <w:color w:val="3A3A3A"/>
              </w:rPr>
              <w:drawing>
                <wp:inline distT="0" distB="0" distL="0" distR="0" wp14:anchorId="6767CBD1" wp14:editId="59847574">
                  <wp:extent cx="3927475" cy="276860"/>
                  <wp:effectExtent l="0" t="0" r="0" b="8890"/>
                  <wp:docPr id="73748182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27475" cy="276860"/>
                          </a:xfrm>
                          <a:prstGeom prst="rect">
                            <a:avLst/>
                          </a:prstGeom>
                          <a:noFill/>
                          <a:ln>
                            <a:noFill/>
                          </a:ln>
                        </pic:spPr>
                      </pic:pic>
                    </a:graphicData>
                  </a:graphic>
                </wp:inline>
              </w:drawing>
            </w:r>
          </w:p>
        </w:tc>
      </w:tr>
      <w:tr w:rsidR="00F64B02" w14:paraId="41933962" w14:textId="77777777" w:rsidTr="001C3E2F">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72E0335E" w14:textId="77777777" w:rsidR="00F64B02" w:rsidRDefault="00F64B02" w:rsidP="001C3E2F">
            <w:pPr>
              <w:rPr>
                <w:b/>
                <w:color w:val="3A3A3A"/>
              </w:rPr>
            </w:pPr>
          </w:p>
          <w:p w14:paraId="1E1F9E67" w14:textId="77777777" w:rsidR="00F64B02" w:rsidRDefault="00F64B02" w:rsidP="001C3E2F">
            <w:pPr>
              <w:rPr>
                <w:b/>
                <w:color w:val="3A3A3A"/>
              </w:rPr>
            </w:pPr>
            <w:r>
              <w:rPr>
                <w:b/>
                <w:color w:val="3A3A3A"/>
              </w:rPr>
              <w:t>Severity</w:t>
            </w:r>
          </w:p>
          <w:p w14:paraId="3E0C95A2" w14:textId="77777777" w:rsidR="00F64B02" w:rsidRDefault="00F64B02" w:rsidP="001C3E2F">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03D534E2" w14:textId="77777777" w:rsidR="00F64B02" w:rsidRDefault="00F64B02" w:rsidP="001C3E2F">
            <w:pPr>
              <w:rPr>
                <w:color w:val="3A3A3A"/>
              </w:rPr>
            </w:pPr>
          </w:p>
          <w:p w14:paraId="255A6B17" w14:textId="77777777" w:rsidR="00F64B02" w:rsidRDefault="00F64B02" w:rsidP="001C3E2F">
            <w:pPr>
              <w:rPr>
                <w:color w:val="3A3A3A"/>
              </w:rPr>
            </w:pPr>
            <w:r>
              <w:rPr>
                <w:color w:val="3A3A3A"/>
              </w:rPr>
              <w:t>Low</w:t>
            </w:r>
          </w:p>
          <w:p w14:paraId="18CB128C" w14:textId="77777777" w:rsidR="00F64B02" w:rsidRDefault="00F64B02" w:rsidP="001C3E2F">
            <w:pPr>
              <w:rPr>
                <w:color w:val="3A3A3A"/>
              </w:rPr>
            </w:pPr>
          </w:p>
        </w:tc>
      </w:tr>
      <w:tr w:rsidR="00F64B02" w14:paraId="38C9EACF" w14:textId="77777777" w:rsidTr="001C3E2F">
        <w:trPr>
          <w:trHeight w:val="770"/>
        </w:trPr>
        <w:tc>
          <w:tcPr>
            <w:tcW w:w="3075" w:type="dxa"/>
            <w:tcBorders>
              <w:top w:val="single" w:sz="5" w:space="0" w:color="DDDDDD"/>
              <w:left w:val="nil"/>
              <w:bottom w:val="nil"/>
              <w:right w:val="nil"/>
            </w:tcBorders>
            <w:tcMar>
              <w:top w:w="100" w:type="dxa"/>
              <w:left w:w="100" w:type="dxa"/>
              <w:bottom w:w="100" w:type="dxa"/>
              <w:right w:w="100" w:type="dxa"/>
            </w:tcMar>
          </w:tcPr>
          <w:p w14:paraId="480D4B1A" w14:textId="77777777" w:rsidR="00F64B02" w:rsidRDefault="00F64B02" w:rsidP="001C3E2F">
            <w:pPr>
              <w:rPr>
                <w:b/>
                <w:color w:val="3A3A3A"/>
              </w:rPr>
            </w:pPr>
          </w:p>
          <w:p w14:paraId="410710DE" w14:textId="77777777" w:rsidR="00F64B02" w:rsidRDefault="00F64B02" w:rsidP="001C3E2F">
            <w:pPr>
              <w:rPr>
                <w:b/>
                <w:color w:val="3A3A3A"/>
              </w:rPr>
            </w:pPr>
            <w:r>
              <w:rPr>
                <w:b/>
                <w:color w:val="3A3A3A"/>
              </w:rPr>
              <w:t>Priority</w:t>
            </w:r>
          </w:p>
          <w:p w14:paraId="471EE81E" w14:textId="77777777" w:rsidR="00F64B02" w:rsidRDefault="00F64B02" w:rsidP="001C3E2F">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07BBAE14" w14:textId="77777777" w:rsidR="00F64B02" w:rsidRDefault="00F64B02" w:rsidP="001C3E2F">
            <w:pPr>
              <w:rPr>
                <w:color w:val="3A3A3A"/>
              </w:rPr>
            </w:pPr>
          </w:p>
          <w:p w14:paraId="4611ED50" w14:textId="77777777" w:rsidR="00F64B02" w:rsidRDefault="00F64B02" w:rsidP="001C3E2F">
            <w:pPr>
              <w:rPr>
                <w:color w:val="3A3A3A"/>
              </w:rPr>
            </w:pPr>
            <w:r>
              <w:rPr>
                <w:color w:val="3A3A3A"/>
              </w:rPr>
              <w:t>Low</w:t>
            </w:r>
          </w:p>
        </w:tc>
      </w:tr>
      <w:tr w:rsidR="00F64B02" w14:paraId="4FF71B4D" w14:textId="77777777" w:rsidTr="001C3E2F">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3541CB63" w14:textId="77777777" w:rsidR="00F64B02" w:rsidRDefault="00F64B02" w:rsidP="001C3E2F">
            <w:pPr>
              <w:rPr>
                <w:color w:val="3A3A3A"/>
              </w:rPr>
            </w:pPr>
            <w:r>
              <w:rPr>
                <w:b/>
                <w:color w:val="3A3A3A"/>
              </w:rPr>
              <w:t>Environment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382453AE" w14:textId="77777777" w:rsidR="00F64B02" w:rsidRDefault="00F64B02" w:rsidP="001C3E2F">
            <w:pPr>
              <w:rPr>
                <w:color w:val="3A3A3A"/>
              </w:rPr>
            </w:pPr>
            <w:r>
              <w:rPr>
                <w:color w:val="3A3A3A"/>
              </w:rPr>
              <w:t>OS: Windows (x86) 11</w:t>
            </w:r>
          </w:p>
          <w:p w14:paraId="64AB1552" w14:textId="77777777" w:rsidR="00F64B02" w:rsidRDefault="00F64B02" w:rsidP="001C3E2F">
            <w:pPr>
              <w:rPr>
                <w:color w:val="3A3A3A"/>
              </w:rPr>
            </w:pPr>
            <w:r>
              <w:rPr>
                <w:color w:val="3A3A3A"/>
              </w:rPr>
              <w:t>Browser: Chrome 124.0.6367.208</w:t>
            </w:r>
          </w:p>
          <w:p w14:paraId="125DE633" w14:textId="77777777" w:rsidR="00F64B02" w:rsidRDefault="00F64B02" w:rsidP="001C3E2F">
            <w:pPr>
              <w:rPr>
                <w:color w:val="3A3A3A"/>
              </w:rPr>
            </w:pPr>
            <w:r>
              <w:rPr>
                <w:color w:val="3A3A3A"/>
              </w:rPr>
              <w:t>Window size: 1536x730</w:t>
            </w:r>
          </w:p>
          <w:p w14:paraId="3754EC39" w14:textId="77777777" w:rsidR="00F64B02" w:rsidRDefault="00F64B02" w:rsidP="001C3E2F">
            <w:pPr>
              <w:rPr>
                <w:color w:val="3A3A3A"/>
              </w:rPr>
            </w:pPr>
            <w:r>
              <w:rPr>
                <w:color w:val="3A3A3A"/>
              </w:rPr>
              <w:t>Device: HP Laptop</w:t>
            </w:r>
          </w:p>
        </w:tc>
      </w:tr>
    </w:tbl>
    <w:p w14:paraId="55DF3595" w14:textId="77777777" w:rsidR="00F64B02" w:rsidRDefault="00F64B02" w:rsidP="00F64B02">
      <w:pPr>
        <w:rPr>
          <w:b/>
          <w:color w:val="38761D"/>
          <w:sz w:val="26"/>
          <w:szCs w:val="26"/>
          <w:u w:val="single"/>
        </w:rPr>
      </w:pPr>
    </w:p>
    <w:p w14:paraId="6F178272" w14:textId="77777777" w:rsidR="00F64B02" w:rsidRDefault="00F64B02" w:rsidP="00F64B02">
      <w:pPr>
        <w:rPr>
          <w:b/>
          <w:color w:val="38761D"/>
          <w:sz w:val="26"/>
          <w:szCs w:val="26"/>
          <w:u w:val="single"/>
        </w:rPr>
      </w:pPr>
      <w:r>
        <w:rPr>
          <w:b/>
          <w:noProof/>
          <w:color w:val="38761D"/>
          <w:sz w:val="26"/>
          <w:szCs w:val="26"/>
          <w:u w:val="single"/>
        </w:rPr>
        <mc:AlternateContent>
          <mc:Choice Requires="wps">
            <w:drawing>
              <wp:anchor distT="0" distB="0" distL="114300" distR="114300" simplePos="0" relativeHeight="251726848" behindDoc="0" locked="0" layoutInCell="1" allowOverlap="1" wp14:anchorId="4CD9AE70" wp14:editId="5605EF9A">
                <wp:simplePos x="0" y="0"/>
                <wp:positionH relativeFrom="column">
                  <wp:posOffset>-83128</wp:posOffset>
                </wp:positionH>
                <wp:positionV relativeFrom="paragraph">
                  <wp:posOffset>85436</wp:posOffset>
                </wp:positionV>
                <wp:extent cx="5985163" cy="0"/>
                <wp:effectExtent l="38100" t="38100" r="73025" b="95250"/>
                <wp:wrapNone/>
                <wp:docPr id="841688811" name="Straight Connector 21"/>
                <wp:cNvGraphicFramePr/>
                <a:graphic xmlns:a="http://schemas.openxmlformats.org/drawingml/2006/main">
                  <a:graphicData uri="http://schemas.microsoft.com/office/word/2010/wordprocessingShape">
                    <wps:wsp>
                      <wps:cNvCnPr/>
                      <wps:spPr>
                        <a:xfrm>
                          <a:off x="0" y="0"/>
                          <a:ext cx="598516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98299B4" id="Straight Connector 21"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6.55pt,6.75pt" to="464.7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" strokecolor="#4f81bd [3204]" strokeweight="2pt">
                <v:shadow on="t" color="black" opacity="24903f" origin=",.5" offset="0,.55556mm"/>
              </v:line>
            </w:pict>
          </mc:Fallback>
        </mc:AlternateContent>
      </w:r>
    </w:p>
    <w:p w14:paraId="4ACEF3E1" w14:textId="77777777" w:rsidR="00F64B02" w:rsidRDefault="00F64B02">
      <w:pPr>
        <w:rPr>
          <w:b/>
          <w:color w:val="38761D"/>
          <w:sz w:val="26"/>
          <w:szCs w:val="26"/>
          <w:u w:val="single"/>
        </w:rPr>
      </w:pPr>
    </w:p>
    <w:p w14:paraId="761BE50C" w14:textId="0DB7A033" w:rsidR="00497641" w:rsidRDefault="00000000">
      <w:pPr>
        <w:rPr>
          <w:b/>
          <w:color w:val="38761D"/>
          <w:sz w:val="26"/>
          <w:szCs w:val="26"/>
          <w:u w:val="single"/>
        </w:rPr>
      </w:pPr>
      <w:r>
        <w:rPr>
          <w:b/>
          <w:color w:val="38761D"/>
          <w:sz w:val="26"/>
          <w:szCs w:val="26"/>
          <w:u w:val="single"/>
        </w:rPr>
        <w:t xml:space="preserve">Report: </w:t>
      </w:r>
      <w:r w:rsidR="00F64B02">
        <w:rPr>
          <w:b/>
          <w:color w:val="38761D"/>
          <w:sz w:val="26"/>
          <w:szCs w:val="26"/>
          <w:u w:val="single"/>
        </w:rPr>
        <w:t>3</w:t>
      </w:r>
    </w:p>
    <w:p w14:paraId="272EE9C8" w14:textId="77777777" w:rsidR="00497641" w:rsidRDefault="00497641">
      <w:pPr>
        <w:rPr>
          <w:b/>
          <w:color w:val="38761D"/>
          <w:sz w:val="26"/>
          <w:szCs w:val="26"/>
          <w:u w:val="single"/>
        </w:rPr>
      </w:pPr>
    </w:p>
    <w:p w14:paraId="4DCB7133" w14:textId="4CB0D3C5" w:rsidR="00497641" w:rsidRDefault="00000000">
      <w:pPr>
        <w:rPr>
          <w:b/>
        </w:rPr>
      </w:pPr>
      <w:r>
        <w:rPr>
          <w:b/>
        </w:rPr>
        <w:t xml:space="preserve">Component / Module: Sign </w:t>
      </w:r>
      <w:r w:rsidR="00C4312D">
        <w:rPr>
          <w:b/>
        </w:rPr>
        <w:t>in</w:t>
      </w:r>
      <w:r>
        <w:rPr>
          <w:b/>
        </w:rPr>
        <w:t xml:space="preserve"> Page</w:t>
      </w:r>
    </w:p>
    <w:p w14:paraId="10C29FAD" w14:textId="77777777" w:rsidR="00497641" w:rsidRDefault="00000000">
      <w:pPr>
        <w:rPr>
          <w:b/>
        </w:rPr>
      </w:pPr>
      <w:r>
        <w:rPr>
          <w:b/>
        </w:rPr>
        <w:t xml:space="preserve">Reporter: </w:t>
      </w:r>
      <w:r>
        <w:rPr>
          <w:b/>
        </w:rPr>
        <w:tab/>
      </w:r>
      <w:r>
        <w:rPr>
          <w:b/>
        </w:rPr>
        <w:tab/>
        <w:t>Swastika Thapa</w:t>
      </w:r>
    </w:p>
    <w:p w14:paraId="157463C7" w14:textId="77777777" w:rsidR="00497641" w:rsidRDefault="00000000">
      <w:pPr>
        <w:rPr>
          <w:b/>
        </w:rPr>
      </w:pPr>
      <w:r>
        <w:rPr>
          <w:b/>
        </w:rPr>
        <w:t xml:space="preserve">Date: </w:t>
      </w:r>
      <w:r>
        <w:rPr>
          <w:b/>
        </w:rPr>
        <w:tab/>
      </w:r>
      <w:r>
        <w:rPr>
          <w:b/>
        </w:rPr>
        <w:tab/>
      </w:r>
      <w:r>
        <w:rPr>
          <w:b/>
        </w:rPr>
        <w:tab/>
        <w:t>26-05-2024</w:t>
      </w:r>
    </w:p>
    <w:p w14:paraId="6B1E4B62" w14:textId="0EA77AE4" w:rsidR="00497641" w:rsidRPr="00C4312D" w:rsidRDefault="00000000">
      <w:pPr>
        <w:rPr>
          <w:b/>
        </w:rPr>
      </w:pPr>
      <w:r>
        <w:rPr>
          <w:b/>
        </w:rPr>
        <w:lastRenderedPageBreak/>
        <w:t>Reviewer:</w:t>
      </w:r>
      <w:r>
        <w:rPr>
          <w:b/>
        </w:rPr>
        <w:tab/>
      </w:r>
      <w:r>
        <w:rPr>
          <w:b/>
        </w:rPr>
        <w:tab/>
      </w:r>
      <w:r w:rsidR="00C4312D">
        <w:rPr>
          <w:b/>
        </w:rPr>
        <w:t>Paramananda</w:t>
      </w:r>
      <w:r>
        <w:rPr>
          <w:b/>
        </w:rPr>
        <w:t xml:space="preserve"> Lal Karn</w:t>
      </w:r>
    </w:p>
    <w:p w14:paraId="043EE571" w14:textId="77777777" w:rsidR="00497641" w:rsidRDefault="00497641"/>
    <w:tbl>
      <w:tblPr>
        <w:tblStyle w:val="a0"/>
        <w:tblW w:w="946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3075"/>
        <w:gridCol w:w="6390"/>
      </w:tblGrid>
      <w:tr w:rsidR="00497641" w14:paraId="63DB662A" w14:textId="77777777">
        <w:trPr>
          <w:trHeight w:val="992"/>
        </w:trPr>
        <w:tc>
          <w:tcPr>
            <w:tcW w:w="3075" w:type="dxa"/>
            <w:tcBorders>
              <w:top w:val="nil"/>
              <w:left w:val="nil"/>
              <w:bottom w:val="nil"/>
              <w:right w:val="nil"/>
            </w:tcBorders>
            <w:shd w:val="clear" w:color="auto" w:fill="F3F3F3"/>
            <w:tcMar>
              <w:top w:w="100" w:type="dxa"/>
              <w:left w:w="100" w:type="dxa"/>
              <w:bottom w:w="100" w:type="dxa"/>
              <w:right w:w="100" w:type="dxa"/>
            </w:tcMar>
          </w:tcPr>
          <w:p w14:paraId="7BF4D6D2" w14:textId="77777777" w:rsidR="00497641" w:rsidRDefault="00497641">
            <w:pPr>
              <w:rPr>
                <w:b/>
                <w:color w:val="3A3A3A"/>
              </w:rPr>
            </w:pPr>
          </w:p>
          <w:p w14:paraId="7AE22E05" w14:textId="77777777" w:rsidR="00497641" w:rsidRDefault="00000000">
            <w:pPr>
              <w:rPr>
                <w:b/>
                <w:color w:val="3A3A3A"/>
              </w:rPr>
            </w:pPr>
            <w:r>
              <w:rPr>
                <w:b/>
                <w:color w:val="3A3A3A"/>
              </w:rPr>
              <w:t>Defect ID</w:t>
            </w:r>
          </w:p>
          <w:p w14:paraId="520C8035" w14:textId="77777777" w:rsidR="00497641" w:rsidRDefault="00497641">
            <w:pPr>
              <w:rPr>
                <w:b/>
                <w:color w:val="3A3A3A"/>
              </w:rPr>
            </w:pPr>
          </w:p>
        </w:tc>
        <w:tc>
          <w:tcPr>
            <w:tcW w:w="6390" w:type="dxa"/>
            <w:tcBorders>
              <w:top w:val="nil"/>
              <w:left w:val="nil"/>
              <w:bottom w:val="nil"/>
              <w:right w:val="nil"/>
            </w:tcBorders>
            <w:shd w:val="clear" w:color="auto" w:fill="F3F3F3"/>
            <w:tcMar>
              <w:top w:w="100" w:type="dxa"/>
              <w:left w:w="100" w:type="dxa"/>
              <w:bottom w:w="100" w:type="dxa"/>
              <w:right w:w="100" w:type="dxa"/>
            </w:tcMar>
          </w:tcPr>
          <w:p w14:paraId="449F5DFA" w14:textId="77777777" w:rsidR="00497641" w:rsidRDefault="00497641">
            <w:pPr>
              <w:rPr>
                <w:color w:val="3A3A3A"/>
              </w:rPr>
            </w:pPr>
          </w:p>
          <w:p w14:paraId="30E508CD" w14:textId="77777777" w:rsidR="00497641" w:rsidRDefault="00000000">
            <w:pPr>
              <w:rPr>
                <w:color w:val="3A3A3A"/>
              </w:rPr>
            </w:pPr>
            <w:r>
              <w:rPr>
                <w:color w:val="3A3A3A"/>
              </w:rPr>
              <w:t>C_023</w:t>
            </w:r>
          </w:p>
          <w:p w14:paraId="5D8F772A" w14:textId="77777777" w:rsidR="00497641" w:rsidRDefault="00497641">
            <w:pPr>
              <w:rPr>
                <w:color w:val="3A3A3A"/>
              </w:rPr>
            </w:pPr>
          </w:p>
        </w:tc>
      </w:tr>
      <w:tr w:rsidR="00497641" w14:paraId="7B7A279A"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72EB4647" w14:textId="77777777" w:rsidR="00497641" w:rsidRDefault="00497641">
            <w:pPr>
              <w:rPr>
                <w:b/>
                <w:color w:val="3A3A3A"/>
              </w:rPr>
            </w:pPr>
          </w:p>
          <w:p w14:paraId="46F3F6A5" w14:textId="77777777" w:rsidR="00497641" w:rsidRDefault="00000000">
            <w:pPr>
              <w:rPr>
                <w:color w:val="3A3A3A"/>
              </w:rPr>
            </w:pPr>
            <w:r>
              <w:rPr>
                <w:b/>
                <w:color w:val="3A3A3A"/>
              </w:rPr>
              <w:t>Defect Title</w:t>
            </w:r>
          </w:p>
        </w:tc>
        <w:tc>
          <w:tcPr>
            <w:tcW w:w="6390" w:type="dxa"/>
            <w:tcBorders>
              <w:top w:val="single" w:sz="5" w:space="0" w:color="DDDDDD"/>
              <w:left w:val="nil"/>
              <w:bottom w:val="nil"/>
              <w:right w:val="nil"/>
            </w:tcBorders>
            <w:tcMar>
              <w:top w:w="100" w:type="dxa"/>
              <w:left w:w="100" w:type="dxa"/>
              <w:bottom w:w="100" w:type="dxa"/>
              <w:right w:w="100" w:type="dxa"/>
            </w:tcMar>
          </w:tcPr>
          <w:p w14:paraId="184A04AA" w14:textId="77777777" w:rsidR="00497641" w:rsidRDefault="00497641">
            <w:pPr>
              <w:rPr>
                <w:color w:val="3A3A3A"/>
              </w:rPr>
            </w:pPr>
          </w:p>
          <w:p w14:paraId="6AA1B6BC" w14:textId="77777777" w:rsidR="00497641" w:rsidRDefault="00000000">
            <w:pPr>
              <w:rPr>
                <w:color w:val="3A3A3A"/>
              </w:rPr>
            </w:pPr>
            <w:r>
              <w:rPr>
                <w:color w:val="3A3A3A"/>
              </w:rPr>
              <w:t>After completing a purchase, the system displays a "pending" order status.</w:t>
            </w:r>
          </w:p>
          <w:p w14:paraId="58EC475A" w14:textId="77777777" w:rsidR="00497641" w:rsidRDefault="00497641">
            <w:pPr>
              <w:rPr>
                <w:color w:val="3A3A3A"/>
              </w:rPr>
            </w:pPr>
          </w:p>
        </w:tc>
      </w:tr>
      <w:tr w:rsidR="00497641" w14:paraId="692A2E52"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184E2BF8" w14:textId="77777777" w:rsidR="00497641" w:rsidRDefault="00497641">
            <w:pPr>
              <w:rPr>
                <w:b/>
                <w:color w:val="3A3A3A"/>
              </w:rPr>
            </w:pPr>
          </w:p>
          <w:p w14:paraId="09F987AA" w14:textId="77777777" w:rsidR="00497641" w:rsidRDefault="00000000">
            <w:pPr>
              <w:rPr>
                <w:b/>
                <w:color w:val="3A3A3A"/>
              </w:rPr>
            </w:pPr>
            <w:r>
              <w:rPr>
                <w:b/>
                <w:color w:val="3A3A3A"/>
              </w:rPr>
              <w:t>Module affected</w:t>
            </w:r>
          </w:p>
          <w:p w14:paraId="44D62B92"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67525D53" w14:textId="77777777" w:rsidR="00497641" w:rsidRDefault="00497641">
            <w:pPr>
              <w:rPr>
                <w:color w:val="3A3A3A"/>
              </w:rPr>
            </w:pPr>
          </w:p>
          <w:p w14:paraId="5DD31876" w14:textId="77777777" w:rsidR="00497641" w:rsidRDefault="00000000">
            <w:r>
              <w:t>Sign In Page</w:t>
            </w:r>
          </w:p>
          <w:p w14:paraId="065E4282" w14:textId="77777777" w:rsidR="00497641" w:rsidRDefault="00497641">
            <w:pPr>
              <w:rPr>
                <w:color w:val="3A3A3A"/>
              </w:rPr>
            </w:pPr>
          </w:p>
        </w:tc>
      </w:tr>
      <w:tr w:rsidR="00497641" w14:paraId="43956DA1"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123FE95E" w14:textId="77777777" w:rsidR="00497641" w:rsidRDefault="00497641">
            <w:pPr>
              <w:rPr>
                <w:b/>
                <w:color w:val="3A3A3A"/>
              </w:rPr>
            </w:pPr>
          </w:p>
          <w:p w14:paraId="38E86C01" w14:textId="77777777" w:rsidR="00497641" w:rsidRDefault="00000000">
            <w:pPr>
              <w:rPr>
                <w:b/>
                <w:color w:val="3A3A3A"/>
              </w:rPr>
            </w:pPr>
            <w:r>
              <w:rPr>
                <w:b/>
                <w:color w:val="3A3A3A"/>
              </w:rPr>
              <w:t>Reporter</w:t>
            </w:r>
          </w:p>
        </w:tc>
        <w:tc>
          <w:tcPr>
            <w:tcW w:w="6390" w:type="dxa"/>
            <w:tcBorders>
              <w:top w:val="single" w:sz="5" w:space="0" w:color="DDDDDD"/>
              <w:left w:val="nil"/>
              <w:bottom w:val="nil"/>
              <w:right w:val="nil"/>
            </w:tcBorders>
            <w:tcMar>
              <w:top w:w="100" w:type="dxa"/>
              <w:left w:w="100" w:type="dxa"/>
              <w:bottom w:w="100" w:type="dxa"/>
              <w:right w:w="100" w:type="dxa"/>
            </w:tcMar>
          </w:tcPr>
          <w:p w14:paraId="47842653" w14:textId="77777777" w:rsidR="00497641" w:rsidRDefault="00497641">
            <w:pPr>
              <w:rPr>
                <w:color w:val="3A3A3A"/>
              </w:rPr>
            </w:pPr>
          </w:p>
          <w:p w14:paraId="33BF0E54" w14:textId="77777777" w:rsidR="00497641" w:rsidRDefault="00000000">
            <w:pPr>
              <w:rPr>
                <w:color w:val="3A3A3A"/>
              </w:rPr>
            </w:pPr>
            <w:r>
              <w:rPr>
                <w:color w:val="3A3A3A"/>
              </w:rPr>
              <w:t>Swastika Thapa</w:t>
            </w:r>
          </w:p>
        </w:tc>
      </w:tr>
      <w:tr w:rsidR="00497641" w14:paraId="6B1E6429"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569B8D68" w14:textId="77777777" w:rsidR="00497641" w:rsidRDefault="00497641">
            <w:pPr>
              <w:rPr>
                <w:b/>
                <w:color w:val="3A3A3A"/>
              </w:rPr>
            </w:pPr>
          </w:p>
          <w:p w14:paraId="288CB968" w14:textId="77777777" w:rsidR="00497641" w:rsidRDefault="00000000">
            <w:pPr>
              <w:rPr>
                <w:b/>
                <w:color w:val="3A3A3A"/>
              </w:rPr>
            </w:pPr>
            <w:r>
              <w:rPr>
                <w:b/>
                <w:color w:val="3A3A3A"/>
              </w:rPr>
              <w:t>Reported on</w:t>
            </w:r>
          </w:p>
          <w:p w14:paraId="39B19077"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6BFFFC38" w14:textId="77777777" w:rsidR="00497641" w:rsidRDefault="00497641">
            <w:pPr>
              <w:rPr>
                <w:color w:val="3A3A3A"/>
              </w:rPr>
            </w:pPr>
          </w:p>
          <w:p w14:paraId="567BEC20" w14:textId="77777777" w:rsidR="00497641" w:rsidRDefault="00000000">
            <w:pPr>
              <w:rPr>
                <w:color w:val="3A3A3A"/>
              </w:rPr>
            </w:pPr>
            <w:r>
              <w:rPr>
                <w:color w:val="3A3A3A"/>
              </w:rPr>
              <w:t>26-05-2024</w:t>
            </w:r>
          </w:p>
        </w:tc>
      </w:tr>
      <w:tr w:rsidR="00497641" w14:paraId="0087C4F3"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07F55F40" w14:textId="77777777" w:rsidR="00497641" w:rsidRDefault="00497641">
            <w:pPr>
              <w:rPr>
                <w:b/>
                <w:color w:val="3A3A3A"/>
              </w:rPr>
            </w:pPr>
          </w:p>
          <w:p w14:paraId="6B53D285" w14:textId="77777777" w:rsidR="00497641" w:rsidRDefault="00000000">
            <w:pPr>
              <w:rPr>
                <w:b/>
                <w:color w:val="3A3A3A"/>
              </w:rPr>
            </w:pPr>
            <w:r>
              <w:rPr>
                <w:b/>
                <w:color w:val="3A3A3A"/>
              </w:rPr>
              <w:t>Status</w:t>
            </w:r>
          </w:p>
          <w:p w14:paraId="09C021F8"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2AE3DF11" w14:textId="77777777" w:rsidR="00497641" w:rsidRDefault="00497641">
            <w:pPr>
              <w:rPr>
                <w:color w:val="3A3A3A"/>
              </w:rPr>
            </w:pPr>
          </w:p>
          <w:p w14:paraId="02F15CF5" w14:textId="77777777" w:rsidR="00497641" w:rsidRDefault="00000000">
            <w:pPr>
              <w:rPr>
                <w:color w:val="3A3A3A"/>
              </w:rPr>
            </w:pPr>
            <w:r>
              <w:rPr>
                <w:color w:val="3A3A3A"/>
              </w:rPr>
              <w:t>New</w:t>
            </w:r>
          </w:p>
        </w:tc>
      </w:tr>
      <w:tr w:rsidR="00497641" w14:paraId="1CD49128"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739B5C9E" w14:textId="77777777" w:rsidR="00497641" w:rsidRDefault="00497641">
            <w:pPr>
              <w:rPr>
                <w:b/>
                <w:color w:val="3A3A3A"/>
              </w:rPr>
            </w:pPr>
          </w:p>
          <w:p w14:paraId="2A3D0F08" w14:textId="77777777" w:rsidR="00497641" w:rsidRDefault="00000000">
            <w:pPr>
              <w:rPr>
                <w:b/>
                <w:color w:val="3A3A3A"/>
              </w:rPr>
            </w:pPr>
            <w:r>
              <w:rPr>
                <w:b/>
                <w:color w:val="3A3A3A"/>
              </w:rPr>
              <w:t>Assigned To</w:t>
            </w:r>
          </w:p>
          <w:p w14:paraId="03767376"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72382944" w14:textId="77777777" w:rsidR="00497641" w:rsidRDefault="00497641">
            <w:pPr>
              <w:rPr>
                <w:color w:val="3A3A3A"/>
              </w:rPr>
            </w:pPr>
          </w:p>
          <w:p w14:paraId="6F9406C4" w14:textId="77777777" w:rsidR="00497641" w:rsidRDefault="00000000">
            <w:pPr>
              <w:rPr>
                <w:color w:val="3A3A3A"/>
              </w:rPr>
            </w:pPr>
            <w:r>
              <w:rPr>
                <w:color w:val="3A3A3A"/>
              </w:rPr>
              <w:t>Developer ABC</w:t>
            </w:r>
          </w:p>
        </w:tc>
      </w:tr>
      <w:tr w:rsidR="00497641" w14:paraId="3F512938" w14:textId="77777777">
        <w:trPr>
          <w:trHeight w:val="1965"/>
        </w:trPr>
        <w:tc>
          <w:tcPr>
            <w:tcW w:w="3075" w:type="dxa"/>
            <w:tcBorders>
              <w:top w:val="single" w:sz="5" w:space="0" w:color="DDDDDD"/>
              <w:left w:val="nil"/>
              <w:bottom w:val="nil"/>
              <w:right w:val="nil"/>
            </w:tcBorders>
            <w:tcMar>
              <w:top w:w="100" w:type="dxa"/>
              <w:left w:w="100" w:type="dxa"/>
              <w:bottom w:w="100" w:type="dxa"/>
              <w:right w:w="100" w:type="dxa"/>
            </w:tcMar>
          </w:tcPr>
          <w:p w14:paraId="21D15A10" w14:textId="77777777" w:rsidR="00497641" w:rsidRDefault="00497641">
            <w:pPr>
              <w:rPr>
                <w:b/>
                <w:color w:val="3A3A3A"/>
              </w:rPr>
            </w:pPr>
          </w:p>
          <w:p w14:paraId="7778E9EE" w14:textId="77777777" w:rsidR="00497641" w:rsidRDefault="00497641">
            <w:pPr>
              <w:rPr>
                <w:b/>
                <w:color w:val="3A3A3A"/>
              </w:rPr>
            </w:pPr>
          </w:p>
          <w:p w14:paraId="74B352A8" w14:textId="77777777" w:rsidR="00497641" w:rsidRDefault="00000000">
            <w:pPr>
              <w:rPr>
                <w:color w:val="3A3A3A"/>
              </w:rPr>
            </w:pPr>
            <w:r>
              <w:rPr>
                <w:b/>
                <w:color w:val="3A3A3A"/>
              </w:rPr>
              <w:t>Defect Description</w:t>
            </w:r>
          </w:p>
        </w:tc>
        <w:tc>
          <w:tcPr>
            <w:tcW w:w="6390" w:type="dxa"/>
            <w:tcBorders>
              <w:top w:val="single" w:sz="5" w:space="0" w:color="DDDDDD"/>
              <w:left w:val="nil"/>
              <w:bottom w:val="nil"/>
              <w:right w:val="nil"/>
            </w:tcBorders>
            <w:tcMar>
              <w:top w:w="100" w:type="dxa"/>
              <w:left w:w="100" w:type="dxa"/>
              <w:bottom w:w="100" w:type="dxa"/>
              <w:right w:w="100" w:type="dxa"/>
            </w:tcMar>
          </w:tcPr>
          <w:p w14:paraId="1E76F955" w14:textId="77777777" w:rsidR="00497641" w:rsidRDefault="00497641">
            <w:pPr>
              <w:rPr>
                <w:color w:val="3A3A3A"/>
              </w:rPr>
            </w:pPr>
          </w:p>
          <w:p w14:paraId="554806EC" w14:textId="77777777" w:rsidR="00497641" w:rsidRDefault="00000000">
            <w:pPr>
              <w:jc w:val="both"/>
              <w:rPr>
                <w:color w:val="3A3A3A"/>
              </w:rPr>
            </w:pPr>
            <w:r>
              <w:rPr>
                <w:color w:val="3A3A3A"/>
              </w:rPr>
              <w:t>The system displays a "</w:t>
            </w:r>
            <w:r>
              <w:rPr>
                <w:b/>
                <w:color w:val="3A3A3A"/>
              </w:rPr>
              <w:t>Thank you for your purchase!</w:t>
            </w:r>
            <w:r>
              <w:rPr>
                <w:color w:val="3A3A3A"/>
              </w:rPr>
              <w:t xml:space="preserve">" message after checkout, but the order status in the user's </w:t>
            </w:r>
          </w:p>
          <w:p w14:paraId="40BA1F57" w14:textId="4A224522" w:rsidR="00497641" w:rsidRDefault="00000000">
            <w:pPr>
              <w:jc w:val="both"/>
              <w:rPr>
                <w:color w:val="3A3A3A"/>
              </w:rPr>
            </w:pPr>
            <w:r>
              <w:rPr>
                <w:color w:val="3A3A3A"/>
              </w:rPr>
              <w:t>account page shows as "</w:t>
            </w:r>
            <w:r>
              <w:rPr>
                <w:b/>
                <w:color w:val="3A3A3A"/>
              </w:rPr>
              <w:t>pending</w:t>
            </w:r>
            <w:r>
              <w:rPr>
                <w:color w:val="3A3A3A"/>
              </w:rPr>
              <w:t>."</w:t>
            </w:r>
          </w:p>
        </w:tc>
      </w:tr>
      <w:tr w:rsidR="00497641" w14:paraId="707157EA" w14:textId="77777777">
        <w:trPr>
          <w:trHeight w:val="1545"/>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27A7104D" w14:textId="77777777" w:rsidR="00497641" w:rsidRDefault="00497641">
            <w:pPr>
              <w:rPr>
                <w:b/>
                <w:color w:val="3A3A3A"/>
              </w:rPr>
            </w:pPr>
          </w:p>
          <w:p w14:paraId="4F293456" w14:textId="77777777" w:rsidR="00497641" w:rsidRDefault="00000000">
            <w:pPr>
              <w:rPr>
                <w:color w:val="3A3A3A"/>
              </w:rPr>
            </w:pPr>
            <w:r>
              <w:rPr>
                <w:b/>
                <w:color w:val="3A3A3A"/>
              </w:rPr>
              <w:t>Steps to reproduce</w:t>
            </w:r>
          </w:p>
          <w:p w14:paraId="7AC9A353"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248BB06C" w14:textId="77777777" w:rsidR="00497641" w:rsidRDefault="00497641">
            <w:pPr>
              <w:ind w:left="720"/>
              <w:rPr>
                <w:color w:val="3A3A3A"/>
              </w:rPr>
            </w:pPr>
          </w:p>
          <w:p w14:paraId="1DFBF016" w14:textId="77777777" w:rsidR="00497641" w:rsidRDefault="00000000">
            <w:pPr>
              <w:rPr>
                <w:color w:val="3A3A3A"/>
              </w:rPr>
            </w:pPr>
            <w:r>
              <w:rPr>
                <w:color w:val="3A3A3A"/>
              </w:rPr>
              <w:t>1. URL: magento.softwaretestingboard.com</w:t>
            </w:r>
          </w:p>
          <w:p w14:paraId="65362F17" w14:textId="77777777" w:rsidR="00497641" w:rsidRDefault="00000000">
            <w:pPr>
              <w:rPr>
                <w:color w:val="3A3A3A"/>
              </w:rPr>
            </w:pPr>
            <w:r>
              <w:rPr>
                <w:color w:val="3A3A3A"/>
              </w:rPr>
              <w:t>2. Open the website.</w:t>
            </w:r>
          </w:p>
          <w:p w14:paraId="6AB980E9" w14:textId="77777777" w:rsidR="00497641" w:rsidRDefault="00000000">
            <w:pPr>
              <w:rPr>
                <w:color w:val="3A3A3A"/>
              </w:rPr>
            </w:pPr>
            <w:r>
              <w:rPr>
                <w:color w:val="3A3A3A"/>
              </w:rPr>
              <w:t>3. Navigate to the Product Page</w:t>
            </w:r>
          </w:p>
          <w:p w14:paraId="699358A3" w14:textId="77777777" w:rsidR="00497641" w:rsidRDefault="00000000">
            <w:pPr>
              <w:rPr>
                <w:color w:val="3A3A3A"/>
              </w:rPr>
            </w:pPr>
            <w:r>
              <w:rPr>
                <w:color w:val="3A3A3A"/>
              </w:rPr>
              <w:t>4. Select a specific product.</w:t>
            </w:r>
          </w:p>
          <w:p w14:paraId="54BC57EE" w14:textId="77777777" w:rsidR="00497641" w:rsidRDefault="00000000">
            <w:pPr>
              <w:rPr>
                <w:color w:val="3A3A3A"/>
              </w:rPr>
            </w:pPr>
            <w:r>
              <w:rPr>
                <w:color w:val="3A3A3A"/>
              </w:rPr>
              <w:t>5. Click the cart icon.</w:t>
            </w:r>
          </w:p>
          <w:p w14:paraId="588622D2" w14:textId="77777777" w:rsidR="00497641" w:rsidRDefault="00000000">
            <w:pPr>
              <w:rPr>
                <w:color w:val="3A3A3A"/>
              </w:rPr>
            </w:pPr>
            <w:r>
              <w:rPr>
                <w:color w:val="3A3A3A"/>
              </w:rPr>
              <w:lastRenderedPageBreak/>
              <w:t xml:space="preserve">6. Click the </w:t>
            </w:r>
            <w:r>
              <w:rPr>
                <w:b/>
                <w:color w:val="3A3A3A"/>
              </w:rPr>
              <w:t>Proceed to Checkout</w:t>
            </w:r>
            <w:r>
              <w:rPr>
                <w:color w:val="3A3A3A"/>
              </w:rPr>
              <w:t xml:space="preserve"> button.</w:t>
            </w:r>
          </w:p>
          <w:p w14:paraId="2CF2B891" w14:textId="77777777" w:rsidR="00497641" w:rsidRDefault="00000000">
            <w:pPr>
              <w:rPr>
                <w:color w:val="3A3A3A"/>
              </w:rPr>
            </w:pPr>
            <w:r>
              <w:rPr>
                <w:color w:val="3A3A3A"/>
              </w:rPr>
              <w:t>7. Fill up the shipping address.</w:t>
            </w:r>
          </w:p>
          <w:p w14:paraId="769F6A30" w14:textId="77777777" w:rsidR="00497641" w:rsidRDefault="00000000">
            <w:pPr>
              <w:rPr>
                <w:color w:val="3A3A3A"/>
              </w:rPr>
            </w:pPr>
            <w:r>
              <w:rPr>
                <w:color w:val="3A3A3A"/>
              </w:rPr>
              <w:t>8. Select shipping method</w:t>
            </w:r>
          </w:p>
          <w:p w14:paraId="5CB9B9A2" w14:textId="77777777" w:rsidR="00497641" w:rsidRDefault="00000000">
            <w:pPr>
              <w:rPr>
                <w:color w:val="3A3A3A"/>
              </w:rPr>
            </w:pPr>
            <w:r>
              <w:rPr>
                <w:color w:val="3A3A3A"/>
              </w:rPr>
              <w:t>9. Click next button</w:t>
            </w:r>
          </w:p>
          <w:p w14:paraId="5C1361FA" w14:textId="77777777" w:rsidR="00497641" w:rsidRDefault="00000000">
            <w:pPr>
              <w:rPr>
                <w:color w:val="3A3A3A"/>
              </w:rPr>
            </w:pPr>
            <w:r>
              <w:rPr>
                <w:color w:val="3A3A3A"/>
              </w:rPr>
              <w:t xml:space="preserve">10. Click the </w:t>
            </w:r>
            <w:r>
              <w:rPr>
                <w:b/>
                <w:color w:val="3A3A3A"/>
              </w:rPr>
              <w:t>Place to Order</w:t>
            </w:r>
            <w:r>
              <w:rPr>
                <w:color w:val="3A3A3A"/>
              </w:rPr>
              <w:t xml:space="preserve"> button.</w:t>
            </w:r>
          </w:p>
          <w:p w14:paraId="6EA2A3C3" w14:textId="77777777" w:rsidR="00497641" w:rsidRDefault="00497641">
            <w:pPr>
              <w:rPr>
                <w:color w:val="3A3A3A"/>
              </w:rPr>
            </w:pPr>
          </w:p>
        </w:tc>
      </w:tr>
      <w:tr w:rsidR="00497641" w14:paraId="79AF6EA4"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47469163" w14:textId="77777777" w:rsidR="00497641" w:rsidRDefault="00497641">
            <w:pPr>
              <w:rPr>
                <w:b/>
                <w:color w:val="3A3A3A"/>
              </w:rPr>
            </w:pPr>
          </w:p>
          <w:p w14:paraId="794453A9" w14:textId="77777777" w:rsidR="00497641" w:rsidRDefault="00497641">
            <w:pPr>
              <w:rPr>
                <w:b/>
                <w:color w:val="3A3A3A"/>
              </w:rPr>
            </w:pPr>
          </w:p>
          <w:p w14:paraId="4D4A6C49" w14:textId="77777777" w:rsidR="00497641" w:rsidRDefault="00000000">
            <w:pPr>
              <w:rPr>
                <w:b/>
                <w:color w:val="3A3A3A"/>
              </w:rPr>
            </w:pPr>
            <w:r>
              <w:rPr>
                <w:b/>
                <w:color w:val="3A3A3A"/>
              </w:rPr>
              <w:t>Expected Result</w:t>
            </w:r>
          </w:p>
          <w:p w14:paraId="3B2909F5"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306FC2E3" w14:textId="77777777" w:rsidR="00497641" w:rsidRDefault="00497641">
            <w:pPr>
              <w:rPr>
                <w:color w:val="3A3A3A"/>
              </w:rPr>
            </w:pPr>
          </w:p>
          <w:p w14:paraId="4A9451DC" w14:textId="77777777" w:rsidR="00497641" w:rsidRDefault="00497641">
            <w:pPr>
              <w:rPr>
                <w:color w:val="3A3A3A"/>
              </w:rPr>
            </w:pPr>
          </w:p>
          <w:p w14:paraId="37154521" w14:textId="77777777" w:rsidR="00497641" w:rsidRDefault="00000000">
            <w:pPr>
              <w:rPr>
                <w:color w:val="3A3A3A"/>
              </w:rPr>
            </w:pPr>
            <w:r>
              <w:rPr>
                <w:color w:val="3A3A3A"/>
              </w:rPr>
              <w:t>After a successful purchase, the order status should update to reflect that (e.g., "processing," "shipped").</w:t>
            </w:r>
          </w:p>
          <w:p w14:paraId="4609E585" w14:textId="77777777" w:rsidR="00497641" w:rsidRDefault="00497641">
            <w:pPr>
              <w:rPr>
                <w:color w:val="3A3A3A"/>
              </w:rPr>
            </w:pPr>
          </w:p>
          <w:p w14:paraId="04B6F3B1" w14:textId="77777777" w:rsidR="00497641" w:rsidRDefault="00497641">
            <w:pPr>
              <w:rPr>
                <w:color w:val="3A3A3A"/>
              </w:rPr>
            </w:pPr>
          </w:p>
        </w:tc>
      </w:tr>
      <w:tr w:rsidR="00497641" w14:paraId="485DA64D"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5A348343" w14:textId="77777777" w:rsidR="00497641" w:rsidRDefault="00497641">
            <w:pPr>
              <w:rPr>
                <w:b/>
                <w:color w:val="3A3A3A"/>
              </w:rPr>
            </w:pPr>
          </w:p>
          <w:p w14:paraId="2B9C7A95" w14:textId="77777777" w:rsidR="00497641" w:rsidRDefault="00000000">
            <w:pPr>
              <w:rPr>
                <w:color w:val="3A3A3A"/>
              </w:rPr>
            </w:pPr>
            <w:r>
              <w:rPr>
                <w:b/>
                <w:color w:val="3A3A3A"/>
              </w:rPr>
              <w:t>Actual Result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2D17666B" w14:textId="77777777" w:rsidR="00497641" w:rsidRDefault="00497641">
            <w:pPr>
              <w:rPr>
                <w:color w:val="3A3A3A"/>
              </w:rPr>
            </w:pPr>
          </w:p>
          <w:p w14:paraId="75C0EADD" w14:textId="77777777" w:rsidR="00497641" w:rsidRDefault="00000000">
            <w:pPr>
              <w:rPr>
                <w:color w:val="3A3A3A"/>
              </w:rPr>
            </w:pPr>
            <w:r>
              <w:rPr>
                <w:color w:val="3A3A3A"/>
              </w:rPr>
              <w:t>After a successful purchase, the system displays "</w:t>
            </w:r>
            <w:r>
              <w:rPr>
                <w:b/>
                <w:color w:val="3A3A3A"/>
              </w:rPr>
              <w:t>Thank you for your purchase!</w:t>
            </w:r>
            <w:r>
              <w:rPr>
                <w:color w:val="3A3A3A"/>
              </w:rPr>
              <w:t>", while the product status display "</w:t>
            </w:r>
            <w:r>
              <w:rPr>
                <w:b/>
                <w:color w:val="3A3A3A"/>
              </w:rPr>
              <w:t>pending</w:t>
            </w:r>
            <w:r>
              <w:rPr>
                <w:color w:val="3A3A3A"/>
              </w:rPr>
              <w:t xml:space="preserve">" implies the order is still being processed or not yet confirmed. </w:t>
            </w:r>
          </w:p>
          <w:p w14:paraId="04FF11E1" w14:textId="77777777" w:rsidR="00497641" w:rsidRDefault="00497641">
            <w:pPr>
              <w:rPr>
                <w:color w:val="3A3A3A"/>
              </w:rPr>
            </w:pPr>
          </w:p>
        </w:tc>
      </w:tr>
      <w:tr w:rsidR="00497641" w14:paraId="2F456656" w14:textId="77777777">
        <w:trPr>
          <w:trHeight w:val="3225"/>
        </w:trPr>
        <w:tc>
          <w:tcPr>
            <w:tcW w:w="3075" w:type="dxa"/>
            <w:tcBorders>
              <w:top w:val="single" w:sz="5" w:space="0" w:color="DDDDDD"/>
              <w:left w:val="nil"/>
              <w:bottom w:val="nil"/>
              <w:right w:val="nil"/>
            </w:tcBorders>
            <w:tcMar>
              <w:top w:w="100" w:type="dxa"/>
              <w:left w:w="100" w:type="dxa"/>
              <w:bottom w:w="100" w:type="dxa"/>
              <w:right w:w="100" w:type="dxa"/>
            </w:tcMar>
          </w:tcPr>
          <w:p w14:paraId="4BC1AF57" w14:textId="77777777" w:rsidR="00497641" w:rsidRDefault="00497641">
            <w:pPr>
              <w:rPr>
                <w:b/>
                <w:color w:val="3A3A3A"/>
              </w:rPr>
            </w:pPr>
          </w:p>
          <w:p w14:paraId="60706E80" w14:textId="77777777" w:rsidR="00497641" w:rsidRDefault="00000000">
            <w:pPr>
              <w:rPr>
                <w:color w:val="3A3A3A"/>
              </w:rPr>
            </w:pPr>
            <w:r>
              <w:rPr>
                <w:b/>
                <w:color w:val="3A3A3A"/>
              </w:rPr>
              <w:t>Evidence/attachment</w:t>
            </w:r>
          </w:p>
        </w:tc>
        <w:tc>
          <w:tcPr>
            <w:tcW w:w="6390" w:type="dxa"/>
            <w:tcBorders>
              <w:top w:val="single" w:sz="5" w:space="0" w:color="DDDDDD"/>
              <w:left w:val="nil"/>
              <w:bottom w:val="nil"/>
              <w:right w:val="nil"/>
            </w:tcBorders>
            <w:tcMar>
              <w:top w:w="100" w:type="dxa"/>
              <w:left w:w="100" w:type="dxa"/>
              <w:bottom w:w="100" w:type="dxa"/>
              <w:right w:w="100" w:type="dxa"/>
            </w:tcMar>
          </w:tcPr>
          <w:p w14:paraId="544C12CB" w14:textId="77777777" w:rsidR="00497641" w:rsidRDefault="00000000">
            <w:pPr>
              <w:rPr>
                <w:color w:val="3A3A3A"/>
              </w:rPr>
            </w:pPr>
            <w:r>
              <w:rPr>
                <w:color w:val="3A3A3A"/>
              </w:rPr>
              <w:t xml:space="preserve">SS: </w:t>
            </w:r>
          </w:p>
          <w:p w14:paraId="0579DDFA" w14:textId="24972911" w:rsidR="00497641" w:rsidRDefault="00C4312D">
            <w:pPr>
              <w:rPr>
                <w:color w:val="3A3A3A"/>
              </w:rPr>
            </w:pPr>
            <w:r>
              <w:rPr>
                <w:noProof/>
                <w:color w:val="3A3A3A"/>
              </w:rPr>
              <mc:AlternateContent>
                <mc:Choice Requires="wps">
                  <w:drawing>
                    <wp:anchor distT="0" distB="0" distL="114300" distR="114300" simplePos="0" relativeHeight="251660288" behindDoc="0" locked="0" layoutInCell="1" allowOverlap="1" wp14:anchorId="560F32A9" wp14:editId="5B596D93">
                      <wp:simplePos x="0" y="0"/>
                      <wp:positionH relativeFrom="column">
                        <wp:posOffset>2540635</wp:posOffset>
                      </wp:positionH>
                      <wp:positionV relativeFrom="paragraph">
                        <wp:posOffset>168275</wp:posOffset>
                      </wp:positionV>
                      <wp:extent cx="548640" cy="1009650"/>
                      <wp:effectExtent l="57150" t="19050" r="80010" b="95250"/>
                      <wp:wrapNone/>
                      <wp:docPr id="1943174964" name="Rectangle 4"/>
                      <wp:cNvGraphicFramePr/>
                      <a:graphic xmlns:a="http://schemas.openxmlformats.org/drawingml/2006/main">
                        <a:graphicData uri="http://schemas.microsoft.com/office/word/2010/wordprocessingShape">
                          <wps:wsp>
                            <wps:cNvSpPr/>
                            <wps:spPr>
                              <a:xfrm>
                                <a:off x="0" y="0"/>
                                <a:ext cx="548640" cy="100965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6A7A39" id="Rectangle 4" o:spid="_x0000_s1026" style="position:absolute;margin-left:200.05pt;margin-top:13.25pt;width:43.2pt;height:7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" filled="f" strokecolor="red" strokeweight="1.5pt">
                      <v:shadow on="t" color="black" opacity="22937f" origin=",.5" offset="0,.63889mm"/>
                    </v:rect>
                  </w:pict>
                </mc:Fallback>
              </mc:AlternateContent>
            </w:r>
            <w:r w:rsidR="00000000">
              <w:rPr>
                <w:noProof/>
                <w:color w:val="3A3A3A"/>
              </w:rPr>
              <w:drawing>
                <wp:inline distT="114300" distB="114300" distL="114300" distR="114300" wp14:anchorId="2E8B9E5E" wp14:editId="63D70EA4">
                  <wp:extent cx="3924300" cy="11684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3924300" cy="1168400"/>
                          </a:xfrm>
                          <a:prstGeom prst="rect">
                            <a:avLst/>
                          </a:prstGeom>
                          <a:ln/>
                        </pic:spPr>
                      </pic:pic>
                    </a:graphicData>
                  </a:graphic>
                </wp:inline>
              </w:drawing>
            </w:r>
          </w:p>
        </w:tc>
      </w:tr>
      <w:tr w:rsidR="00497641" w14:paraId="419F3AF2"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1473B2A8" w14:textId="77777777" w:rsidR="00497641" w:rsidRDefault="00497641">
            <w:pPr>
              <w:rPr>
                <w:b/>
                <w:color w:val="3A3A3A"/>
              </w:rPr>
            </w:pPr>
          </w:p>
          <w:p w14:paraId="3599A076" w14:textId="77777777" w:rsidR="00497641" w:rsidRDefault="00000000">
            <w:pPr>
              <w:rPr>
                <w:b/>
                <w:color w:val="3A3A3A"/>
              </w:rPr>
            </w:pPr>
            <w:r>
              <w:rPr>
                <w:b/>
                <w:color w:val="3A3A3A"/>
              </w:rPr>
              <w:t>Severity</w:t>
            </w:r>
          </w:p>
          <w:p w14:paraId="61ADA901"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5E3978E8" w14:textId="77777777" w:rsidR="00497641" w:rsidRDefault="00497641">
            <w:pPr>
              <w:rPr>
                <w:color w:val="3A3A3A"/>
              </w:rPr>
            </w:pPr>
          </w:p>
          <w:p w14:paraId="5DE04B8C" w14:textId="77777777" w:rsidR="00497641" w:rsidRDefault="00000000">
            <w:pPr>
              <w:rPr>
                <w:color w:val="3A3A3A"/>
              </w:rPr>
            </w:pPr>
            <w:r>
              <w:rPr>
                <w:color w:val="3A3A3A"/>
              </w:rPr>
              <w:t>Low</w:t>
            </w:r>
          </w:p>
          <w:p w14:paraId="00BF2FF3" w14:textId="77777777" w:rsidR="00497641" w:rsidRDefault="00497641">
            <w:pPr>
              <w:rPr>
                <w:color w:val="3A3A3A"/>
              </w:rPr>
            </w:pPr>
          </w:p>
        </w:tc>
      </w:tr>
      <w:tr w:rsidR="00497641" w14:paraId="6567678E" w14:textId="77777777">
        <w:trPr>
          <w:trHeight w:val="770"/>
        </w:trPr>
        <w:tc>
          <w:tcPr>
            <w:tcW w:w="3075" w:type="dxa"/>
            <w:tcBorders>
              <w:top w:val="single" w:sz="5" w:space="0" w:color="DDDDDD"/>
              <w:left w:val="nil"/>
              <w:bottom w:val="nil"/>
              <w:right w:val="nil"/>
            </w:tcBorders>
            <w:tcMar>
              <w:top w:w="100" w:type="dxa"/>
              <w:left w:w="100" w:type="dxa"/>
              <w:bottom w:w="100" w:type="dxa"/>
              <w:right w:w="100" w:type="dxa"/>
            </w:tcMar>
          </w:tcPr>
          <w:p w14:paraId="14A51C33" w14:textId="77777777" w:rsidR="00497641" w:rsidRDefault="00497641">
            <w:pPr>
              <w:rPr>
                <w:b/>
                <w:color w:val="3A3A3A"/>
              </w:rPr>
            </w:pPr>
          </w:p>
          <w:p w14:paraId="1D379E01" w14:textId="77777777" w:rsidR="00497641" w:rsidRDefault="00000000">
            <w:pPr>
              <w:rPr>
                <w:b/>
                <w:color w:val="3A3A3A"/>
              </w:rPr>
            </w:pPr>
            <w:r>
              <w:rPr>
                <w:b/>
                <w:color w:val="3A3A3A"/>
              </w:rPr>
              <w:t>Priority</w:t>
            </w:r>
          </w:p>
          <w:p w14:paraId="79B55F28"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3E1076B8" w14:textId="77777777" w:rsidR="00497641" w:rsidRDefault="00497641">
            <w:pPr>
              <w:rPr>
                <w:color w:val="3A3A3A"/>
              </w:rPr>
            </w:pPr>
          </w:p>
          <w:p w14:paraId="18A74DFB" w14:textId="77777777" w:rsidR="00497641" w:rsidRDefault="00000000">
            <w:pPr>
              <w:rPr>
                <w:color w:val="3A3A3A"/>
              </w:rPr>
            </w:pPr>
            <w:r>
              <w:rPr>
                <w:color w:val="3A3A3A"/>
              </w:rPr>
              <w:t>Low</w:t>
            </w:r>
          </w:p>
        </w:tc>
      </w:tr>
      <w:tr w:rsidR="00497641" w14:paraId="44E70761"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4AFC9677" w14:textId="77777777" w:rsidR="00497641" w:rsidRDefault="00000000">
            <w:pPr>
              <w:rPr>
                <w:color w:val="3A3A3A"/>
              </w:rPr>
            </w:pPr>
            <w:r>
              <w:rPr>
                <w:b/>
                <w:color w:val="3A3A3A"/>
              </w:rPr>
              <w:t>Environment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572531F0" w14:textId="77777777" w:rsidR="00497641" w:rsidRDefault="00000000">
            <w:pPr>
              <w:rPr>
                <w:color w:val="3A3A3A"/>
              </w:rPr>
            </w:pPr>
            <w:r>
              <w:rPr>
                <w:color w:val="3A3A3A"/>
              </w:rPr>
              <w:t>OS: Windows (x86) 11</w:t>
            </w:r>
          </w:p>
          <w:p w14:paraId="48F9B4CE" w14:textId="77777777" w:rsidR="00497641" w:rsidRDefault="00000000">
            <w:pPr>
              <w:rPr>
                <w:color w:val="3A3A3A"/>
              </w:rPr>
            </w:pPr>
            <w:r>
              <w:rPr>
                <w:color w:val="3A3A3A"/>
              </w:rPr>
              <w:t>Browser: Chrome 124.0.6367.208</w:t>
            </w:r>
          </w:p>
          <w:p w14:paraId="2E9A1CE7" w14:textId="77777777" w:rsidR="00497641" w:rsidRDefault="00000000">
            <w:pPr>
              <w:rPr>
                <w:color w:val="3A3A3A"/>
              </w:rPr>
            </w:pPr>
            <w:r>
              <w:rPr>
                <w:color w:val="3A3A3A"/>
              </w:rPr>
              <w:t>Window size: 1536x730</w:t>
            </w:r>
          </w:p>
          <w:p w14:paraId="69538A21" w14:textId="77777777" w:rsidR="00497641" w:rsidRDefault="00000000">
            <w:pPr>
              <w:rPr>
                <w:color w:val="3A3A3A"/>
              </w:rPr>
            </w:pPr>
            <w:r>
              <w:rPr>
                <w:color w:val="3A3A3A"/>
              </w:rPr>
              <w:t>Device: HP Laptop</w:t>
            </w:r>
          </w:p>
        </w:tc>
      </w:tr>
    </w:tbl>
    <w:p w14:paraId="6E12E396" w14:textId="77777777" w:rsidR="00497641" w:rsidRDefault="00497641">
      <w:pPr>
        <w:rPr>
          <w:b/>
          <w:color w:val="38761D"/>
          <w:sz w:val="26"/>
          <w:szCs w:val="26"/>
          <w:u w:val="single"/>
        </w:rPr>
      </w:pPr>
    </w:p>
    <w:p w14:paraId="1B1700F6" w14:textId="00D6F364" w:rsidR="00C4312D" w:rsidRDefault="00EE3107">
      <w:pPr>
        <w:rPr>
          <w:b/>
          <w:color w:val="38761D"/>
          <w:sz w:val="26"/>
          <w:szCs w:val="26"/>
          <w:u w:val="single"/>
        </w:rPr>
      </w:pPr>
      <w:r>
        <w:rPr>
          <w:b/>
          <w:noProof/>
          <w:color w:val="38761D"/>
          <w:sz w:val="26"/>
          <w:szCs w:val="26"/>
          <w:u w:val="single"/>
        </w:rPr>
        <mc:AlternateContent>
          <mc:Choice Requires="wps">
            <w:drawing>
              <wp:anchor distT="0" distB="0" distL="114300" distR="114300" simplePos="0" relativeHeight="251674624" behindDoc="0" locked="0" layoutInCell="1" allowOverlap="1" wp14:anchorId="5143F90D" wp14:editId="10CC3539">
                <wp:simplePos x="0" y="0"/>
                <wp:positionH relativeFrom="column">
                  <wp:posOffset>-83128</wp:posOffset>
                </wp:positionH>
                <wp:positionV relativeFrom="paragraph">
                  <wp:posOffset>85436</wp:posOffset>
                </wp:positionV>
                <wp:extent cx="5985163" cy="0"/>
                <wp:effectExtent l="38100" t="38100" r="73025" b="95250"/>
                <wp:wrapNone/>
                <wp:docPr id="1618013017" name="Straight Connector 21"/>
                <wp:cNvGraphicFramePr/>
                <a:graphic xmlns:a="http://schemas.openxmlformats.org/drawingml/2006/main">
                  <a:graphicData uri="http://schemas.microsoft.com/office/word/2010/wordprocessingShape">
                    <wps:wsp>
                      <wps:cNvCnPr/>
                      <wps:spPr>
                        <a:xfrm>
                          <a:off x="0" y="0"/>
                          <a:ext cx="598516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EBDC56" id="Straight Connector 2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6.55pt,6.75pt" to="464.7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" strokecolor="#4f81bd [3204]" strokeweight="2pt">
                <v:shadow on="t" color="black" opacity="24903f" origin=",.5" offset="0,.55556mm"/>
              </v:line>
            </w:pict>
          </mc:Fallback>
        </mc:AlternateContent>
      </w:r>
    </w:p>
    <w:p w14:paraId="1977CACE" w14:textId="77777777" w:rsidR="00C4312D" w:rsidRDefault="00C4312D">
      <w:pPr>
        <w:rPr>
          <w:b/>
          <w:color w:val="38761D"/>
          <w:sz w:val="26"/>
          <w:szCs w:val="26"/>
          <w:u w:val="single"/>
        </w:rPr>
      </w:pPr>
    </w:p>
    <w:p w14:paraId="65B1D90B" w14:textId="7F2BAD40" w:rsidR="00497641" w:rsidRDefault="00000000">
      <w:pPr>
        <w:rPr>
          <w:b/>
          <w:color w:val="38761D"/>
          <w:sz w:val="26"/>
          <w:szCs w:val="26"/>
          <w:u w:val="single"/>
        </w:rPr>
      </w:pPr>
      <w:r>
        <w:rPr>
          <w:b/>
          <w:color w:val="38761D"/>
          <w:sz w:val="26"/>
          <w:szCs w:val="26"/>
          <w:u w:val="single"/>
        </w:rPr>
        <w:lastRenderedPageBreak/>
        <w:t xml:space="preserve">Report: </w:t>
      </w:r>
      <w:r w:rsidR="001628F9">
        <w:rPr>
          <w:b/>
          <w:color w:val="38761D"/>
          <w:sz w:val="26"/>
          <w:szCs w:val="26"/>
          <w:u w:val="single"/>
        </w:rPr>
        <w:t>4</w:t>
      </w:r>
    </w:p>
    <w:p w14:paraId="72E05608" w14:textId="77777777" w:rsidR="00497641" w:rsidRDefault="00497641">
      <w:pPr>
        <w:rPr>
          <w:b/>
          <w:color w:val="38761D"/>
          <w:sz w:val="26"/>
          <w:szCs w:val="26"/>
          <w:u w:val="single"/>
        </w:rPr>
      </w:pPr>
    </w:p>
    <w:p w14:paraId="23516559" w14:textId="77777777" w:rsidR="00497641" w:rsidRDefault="00000000">
      <w:pPr>
        <w:rPr>
          <w:b/>
        </w:rPr>
      </w:pPr>
      <w:r>
        <w:rPr>
          <w:b/>
        </w:rPr>
        <w:t>Component / Module: Home page/ Search Function</w:t>
      </w:r>
    </w:p>
    <w:p w14:paraId="04A9C54D" w14:textId="77777777" w:rsidR="00497641" w:rsidRDefault="00000000">
      <w:pPr>
        <w:rPr>
          <w:b/>
        </w:rPr>
      </w:pPr>
      <w:r>
        <w:rPr>
          <w:b/>
        </w:rPr>
        <w:t xml:space="preserve">Reporter: </w:t>
      </w:r>
      <w:r>
        <w:rPr>
          <w:b/>
        </w:rPr>
        <w:tab/>
      </w:r>
      <w:r>
        <w:rPr>
          <w:b/>
        </w:rPr>
        <w:tab/>
        <w:t>Swastika Thapa</w:t>
      </w:r>
    </w:p>
    <w:p w14:paraId="0002D6C5" w14:textId="77777777" w:rsidR="00497641" w:rsidRDefault="00000000">
      <w:pPr>
        <w:rPr>
          <w:b/>
        </w:rPr>
      </w:pPr>
      <w:r>
        <w:rPr>
          <w:b/>
        </w:rPr>
        <w:t xml:space="preserve">Date: </w:t>
      </w:r>
      <w:r>
        <w:rPr>
          <w:b/>
        </w:rPr>
        <w:tab/>
      </w:r>
      <w:r>
        <w:rPr>
          <w:b/>
        </w:rPr>
        <w:tab/>
      </w:r>
      <w:r>
        <w:rPr>
          <w:b/>
        </w:rPr>
        <w:tab/>
        <w:t>20-05-2024</w:t>
      </w:r>
    </w:p>
    <w:p w14:paraId="07F5F519" w14:textId="18FF0DB9" w:rsidR="00497641" w:rsidRDefault="00000000">
      <w:pPr>
        <w:rPr>
          <w:b/>
        </w:rPr>
      </w:pPr>
      <w:r>
        <w:rPr>
          <w:b/>
        </w:rPr>
        <w:t>Reviewer:</w:t>
      </w:r>
      <w:r>
        <w:rPr>
          <w:b/>
        </w:rPr>
        <w:tab/>
      </w:r>
      <w:r>
        <w:rPr>
          <w:b/>
        </w:rPr>
        <w:tab/>
      </w:r>
      <w:r w:rsidR="00C4312D">
        <w:rPr>
          <w:b/>
        </w:rPr>
        <w:t>Paramananda</w:t>
      </w:r>
      <w:r>
        <w:rPr>
          <w:b/>
        </w:rPr>
        <w:t xml:space="preserve"> Lal Karn</w:t>
      </w:r>
    </w:p>
    <w:p w14:paraId="01C87609" w14:textId="77777777" w:rsidR="00497641" w:rsidRDefault="00497641"/>
    <w:p w14:paraId="0264F031" w14:textId="77777777" w:rsidR="00497641" w:rsidRDefault="00497641"/>
    <w:tbl>
      <w:tblPr>
        <w:tblStyle w:val="a1"/>
        <w:tblW w:w="946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3075"/>
        <w:gridCol w:w="6390"/>
      </w:tblGrid>
      <w:tr w:rsidR="00497641" w14:paraId="7723D813" w14:textId="77777777">
        <w:trPr>
          <w:trHeight w:val="992"/>
        </w:trPr>
        <w:tc>
          <w:tcPr>
            <w:tcW w:w="3075" w:type="dxa"/>
            <w:tcBorders>
              <w:top w:val="nil"/>
              <w:left w:val="nil"/>
              <w:bottom w:val="nil"/>
              <w:right w:val="nil"/>
            </w:tcBorders>
            <w:shd w:val="clear" w:color="auto" w:fill="F3F3F3"/>
            <w:tcMar>
              <w:top w:w="100" w:type="dxa"/>
              <w:left w:w="100" w:type="dxa"/>
              <w:bottom w:w="100" w:type="dxa"/>
              <w:right w:w="100" w:type="dxa"/>
            </w:tcMar>
          </w:tcPr>
          <w:p w14:paraId="755F35AA" w14:textId="77777777" w:rsidR="00497641" w:rsidRDefault="00497641">
            <w:pPr>
              <w:rPr>
                <w:b/>
                <w:color w:val="3A3A3A"/>
              </w:rPr>
            </w:pPr>
          </w:p>
          <w:p w14:paraId="609AC125" w14:textId="77777777" w:rsidR="00497641" w:rsidRDefault="00000000">
            <w:pPr>
              <w:rPr>
                <w:b/>
                <w:color w:val="3A3A3A"/>
              </w:rPr>
            </w:pPr>
            <w:r>
              <w:rPr>
                <w:b/>
                <w:color w:val="3A3A3A"/>
              </w:rPr>
              <w:t>Defect ID</w:t>
            </w:r>
          </w:p>
          <w:p w14:paraId="2BF0946A" w14:textId="77777777" w:rsidR="00497641" w:rsidRDefault="00497641">
            <w:pPr>
              <w:rPr>
                <w:b/>
                <w:color w:val="3A3A3A"/>
              </w:rPr>
            </w:pPr>
          </w:p>
        </w:tc>
        <w:tc>
          <w:tcPr>
            <w:tcW w:w="6390" w:type="dxa"/>
            <w:tcBorders>
              <w:top w:val="nil"/>
              <w:left w:val="nil"/>
              <w:bottom w:val="nil"/>
              <w:right w:val="nil"/>
            </w:tcBorders>
            <w:shd w:val="clear" w:color="auto" w:fill="F3F3F3"/>
            <w:tcMar>
              <w:top w:w="100" w:type="dxa"/>
              <w:left w:w="100" w:type="dxa"/>
              <w:bottom w:w="100" w:type="dxa"/>
              <w:right w:w="100" w:type="dxa"/>
            </w:tcMar>
          </w:tcPr>
          <w:p w14:paraId="477A7688" w14:textId="77777777" w:rsidR="00497641" w:rsidRDefault="00497641">
            <w:pPr>
              <w:rPr>
                <w:color w:val="3A3A3A"/>
              </w:rPr>
            </w:pPr>
          </w:p>
          <w:p w14:paraId="402218F2" w14:textId="77777777" w:rsidR="00497641" w:rsidRDefault="00000000">
            <w:pPr>
              <w:rPr>
                <w:color w:val="3A3A3A"/>
              </w:rPr>
            </w:pPr>
            <w:r>
              <w:rPr>
                <w:color w:val="3A3A3A"/>
              </w:rPr>
              <w:t>S_14</w:t>
            </w:r>
          </w:p>
        </w:tc>
      </w:tr>
      <w:tr w:rsidR="00497641" w14:paraId="0C5EFEFC"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35253AC7" w14:textId="77777777" w:rsidR="00497641" w:rsidRDefault="00497641">
            <w:pPr>
              <w:rPr>
                <w:b/>
                <w:color w:val="3A3A3A"/>
              </w:rPr>
            </w:pPr>
          </w:p>
          <w:p w14:paraId="704CB118" w14:textId="77777777" w:rsidR="00497641" w:rsidRDefault="00000000">
            <w:pPr>
              <w:rPr>
                <w:color w:val="3A3A3A"/>
              </w:rPr>
            </w:pPr>
            <w:r>
              <w:rPr>
                <w:b/>
                <w:color w:val="3A3A3A"/>
              </w:rPr>
              <w:t>Defect Title</w:t>
            </w:r>
          </w:p>
        </w:tc>
        <w:tc>
          <w:tcPr>
            <w:tcW w:w="6390" w:type="dxa"/>
            <w:tcBorders>
              <w:top w:val="single" w:sz="5" w:space="0" w:color="DDDDDD"/>
              <w:left w:val="nil"/>
              <w:bottom w:val="nil"/>
              <w:right w:val="nil"/>
            </w:tcBorders>
            <w:tcMar>
              <w:top w:w="100" w:type="dxa"/>
              <w:left w:w="100" w:type="dxa"/>
              <w:bottom w:w="100" w:type="dxa"/>
              <w:right w:w="100" w:type="dxa"/>
            </w:tcMar>
          </w:tcPr>
          <w:p w14:paraId="4932C687" w14:textId="77777777" w:rsidR="00497641" w:rsidRDefault="00497641">
            <w:pPr>
              <w:rPr>
                <w:color w:val="3A3A3A"/>
              </w:rPr>
            </w:pPr>
          </w:p>
          <w:p w14:paraId="3BF6F698" w14:textId="77777777" w:rsidR="00497641" w:rsidRDefault="00000000">
            <w:pPr>
              <w:rPr>
                <w:color w:val="3A3A3A"/>
              </w:rPr>
            </w:pPr>
            <w:r>
              <w:rPr>
                <w:color w:val="3A3A3A"/>
              </w:rPr>
              <w:t>Searching for a product does not display matching products.</w:t>
            </w:r>
          </w:p>
        </w:tc>
      </w:tr>
      <w:tr w:rsidR="00497641" w14:paraId="51E10DB6"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3368D440" w14:textId="77777777" w:rsidR="00497641" w:rsidRDefault="00497641">
            <w:pPr>
              <w:rPr>
                <w:b/>
                <w:color w:val="3A3A3A"/>
              </w:rPr>
            </w:pPr>
          </w:p>
          <w:p w14:paraId="57A378C2" w14:textId="77777777" w:rsidR="00497641" w:rsidRDefault="00000000">
            <w:pPr>
              <w:rPr>
                <w:b/>
                <w:color w:val="3A3A3A"/>
              </w:rPr>
            </w:pPr>
            <w:r>
              <w:rPr>
                <w:b/>
                <w:color w:val="3A3A3A"/>
              </w:rPr>
              <w:t>Module affected</w:t>
            </w:r>
          </w:p>
          <w:p w14:paraId="355C9EB1"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3D40BB93" w14:textId="77777777" w:rsidR="00497641" w:rsidRDefault="00497641">
            <w:pPr>
              <w:rPr>
                <w:color w:val="3A3A3A"/>
              </w:rPr>
            </w:pPr>
          </w:p>
          <w:p w14:paraId="7768D6FB" w14:textId="77777777" w:rsidR="00497641" w:rsidRDefault="00000000">
            <w:pPr>
              <w:rPr>
                <w:color w:val="3A3A3A"/>
              </w:rPr>
            </w:pPr>
            <w:r>
              <w:rPr>
                <w:color w:val="3A3A3A"/>
              </w:rPr>
              <w:t xml:space="preserve"> Home page/ Search Function</w:t>
            </w:r>
          </w:p>
          <w:p w14:paraId="0C0C608F" w14:textId="77777777" w:rsidR="00497641" w:rsidRDefault="00497641">
            <w:pPr>
              <w:rPr>
                <w:color w:val="3A3A3A"/>
              </w:rPr>
            </w:pPr>
          </w:p>
        </w:tc>
      </w:tr>
      <w:tr w:rsidR="00497641" w14:paraId="1E69CBFC"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41D7EF0F" w14:textId="77777777" w:rsidR="00497641" w:rsidRDefault="00000000">
            <w:pPr>
              <w:rPr>
                <w:b/>
                <w:color w:val="3A3A3A"/>
              </w:rPr>
            </w:pPr>
            <w:r>
              <w:rPr>
                <w:b/>
                <w:color w:val="3A3A3A"/>
              </w:rPr>
              <w:t>Reporter</w:t>
            </w:r>
          </w:p>
        </w:tc>
        <w:tc>
          <w:tcPr>
            <w:tcW w:w="6390" w:type="dxa"/>
            <w:tcBorders>
              <w:top w:val="single" w:sz="5" w:space="0" w:color="DDDDDD"/>
              <w:left w:val="nil"/>
              <w:bottom w:val="nil"/>
              <w:right w:val="nil"/>
            </w:tcBorders>
            <w:tcMar>
              <w:top w:w="100" w:type="dxa"/>
              <w:left w:w="100" w:type="dxa"/>
              <w:bottom w:w="100" w:type="dxa"/>
              <w:right w:w="100" w:type="dxa"/>
            </w:tcMar>
          </w:tcPr>
          <w:p w14:paraId="13FAFA87" w14:textId="77777777" w:rsidR="00497641" w:rsidRDefault="00000000">
            <w:pPr>
              <w:rPr>
                <w:color w:val="3A3A3A"/>
              </w:rPr>
            </w:pPr>
            <w:r>
              <w:rPr>
                <w:color w:val="3A3A3A"/>
              </w:rPr>
              <w:t>Swastika Thapa</w:t>
            </w:r>
          </w:p>
        </w:tc>
      </w:tr>
      <w:tr w:rsidR="00497641" w14:paraId="0F5C06A1"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5BC34C33" w14:textId="77777777" w:rsidR="00497641" w:rsidRDefault="00497641">
            <w:pPr>
              <w:rPr>
                <w:b/>
                <w:color w:val="3A3A3A"/>
              </w:rPr>
            </w:pPr>
          </w:p>
          <w:p w14:paraId="6E4F2F92" w14:textId="77777777" w:rsidR="00497641" w:rsidRDefault="00000000">
            <w:pPr>
              <w:rPr>
                <w:b/>
                <w:color w:val="3A3A3A"/>
              </w:rPr>
            </w:pPr>
            <w:r>
              <w:rPr>
                <w:b/>
                <w:color w:val="3A3A3A"/>
              </w:rPr>
              <w:t>Reported on</w:t>
            </w:r>
          </w:p>
          <w:p w14:paraId="6EE0D538"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4260B5D0" w14:textId="77777777" w:rsidR="00497641" w:rsidRDefault="00497641">
            <w:pPr>
              <w:rPr>
                <w:color w:val="3A3A3A"/>
              </w:rPr>
            </w:pPr>
          </w:p>
          <w:p w14:paraId="132BB8C5" w14:textId="77777777" w:rsidR="00497641" w:rsidRDefault="00000000">
            <w:pPr>
              <w:rPr>
                <w:color w:val="3A3A3A"/>
              </w:rPr>
            </w:pPr>
            <w:r>
              <w:rPr>
                <w:color w:val="3A3A3A"/>
              </w:rPr>
              <w:t>20-05-2024</w:t>
            </w:r>
          </w:p>
        </w:tc>
      </w:tr>
      <w:tr w:rsidR="00497641" w14:paraId="3262B6BE"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587716A5" w14:textId="77777777" w:rsidR="00497641" w:rsidRDefault="00497641">
            <w:pPr>
              <w:rPr>
                <w:b/>
                <w:color w:val="3A3A3A"/>
              </w:rPr>
            </w:pPr>
          </w:p>
          <w:p w14:paraId="6BAC8EB5" w14:textId="77777777" w:rsidR="00497641" w:rsidRDefault="00000000">
            <w:pPr>
              <w:rPr>
                <w:b/>
                <w:color w:val="3A3A3A"/>
              </w:rPr>
            </w:pPr>
            <w:r>
              <w:rPr>
                <w:b/>
                <w:color w:val="3A3A3A"/>
              </w:rPr>
              <w:t>Status</w:t>
            </w:r>
          </w:p>
          <w:p w14:paraId="55EB9CA1"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4AE4B576" w14:textId="77777777" w:rsidR="00497641" w:rsidRDefault="00497641">
            <w:pPr>
              <w:rPr>
                <w:color w:val="3A3A3A"/>
              </w:rPr>
            </w:pPr>
          </w:p>
          <w:p w14:paraId="43125C10" w14:textId="77777777" w:rsidR="00497641" w:rsidRDefault="00000000">
            <w:pPr>
              <w:rPr>
                <w:color w:val="3A3A3A"/>
              </w:rPr>
            </w:pPr>
            <w:r>
              <w:rPr>
                <w:color w:val="3A3A3A"/>
              </w:rPr>
              <w:t>New</w:t>
            </w:r>
          </w:p>
        </w:tc>
      </w:tr>
      <w:tr w:rsidR="00497641" w14:paraId="2CAF926A"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10096434" w14:textId="77777777" w:rsidR="00497641" w:rsidRDefault="00497641">
            <w:pPr>
              <w:rPr>
                <w:b/>
                <w:color w:val="3A3A3A"/>
              </w:rPr>
            </w:pPr>
          </w:p>
          <w:p w14:paraId="5355D5D0" w14:textId="77777777" w:rsidR="00497641" w:rsidRDefault="00000000">
            <w:pPr>
              <w:rPr>
                <w:b/>
                <w:color w:val="3A3A3A"/>
              </w:rPr>
            </w:pPr>
            <w:r>
              <w:rPr>
                <w:b/>
                <w:color w:val="3A3A3A"/>
              </w:rPr>
              <w:t>Assigned To</w:t>
            </w:r>
          </w:p>
          <w:p w14:paraId="1EF86BE0"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3B4F25A6" w14:textId="77777777" w:rsidR="00497641" w:rsidRDefault="00497641">
            <w:pPr>
              <w:rPr>
                <w:color w:val="3A3A3A"/>
              </w:rPr>
            </w:pPr>
          </w:p>
          <w:p w14:paraId="666430C3" w14:textId="77777777" w:rsidR="00497641" w:rsidRDefault="00000000">
            <w:pPr>
              <w:rPr>
                <w:color w:val="3A3A3A"/>
              </w:rPr>
            </w:pPr>
            <w:r>
              <w:rPr>
                <w:color w:val="3A3A3A"/>
              </w:rPr>
              <w:t>Developer ABC</w:t>
            </w:r>
          </w:p>
        </w:tc>
      </w:tr>
      <w:tr w:rsidR="00497641" w14:paraId="1B614567" w14:textId="77777777">
        <w:trPr>
          <w:trHeight w:val="1965"/>
        </w:trPr>
        <w:tc>
          <w:tcPr>
            <w:tcW w:w="3075" w:type="dxa"/>
            <w:tcBorders>
              <w:top w:val="single" w:sz="5" w:space="0" w:color="DDDDDD"/>
              <w:left w:val="nil"/>
              <w:bottom w:val="nil"/>
              <w:right w:val="nil"/>
            </w:tcBorders>
            <w:tcMar>
              <w:top w:w="100" w:type="dxa"/>
              <w:left w:w="100" w:type="dxa"/>
              <w:bottom w:w="100" w:type="dxa"/>
              <w:right w:w="100" w:type="dxa"/>
            </w:tcMar>
          </w:tcPr>
          <w:p w14:paraId="6690C3B9" w14:textId="77777777" w:rsidR="00497641" w:rsidRDefault="00497641">
            <w:pPr>
              <w:rPr>
                <w:b/>
                <w:color w:val="3A3A3A"/>
              </w:rPr>
            </w:pPr>
          </w:p>
          <w:p w14:paraId="5AB17A87" w14:textId="77777777" w:rsidR="00497641" w:rsidRDefault="00497641">
            <w:pPr>
              <w:rPr>
                <w:b/>
                <w:color w:val="3A3A3A"/>
              </w:rPr>
            </w:pPr>
          </w:p>
          <w:p w14:paraId="65B68394" w14:textId="77777777" w:rsidR="00497641" w:rsidRDefault="00000000">
            <w:pPr>
              <w:rPr>
                <w:color w:val="3A3A3A"/>
              </w:rPr>
            </w:pPr>
            <w:r>
              <w:rPr>
                <w:b/>
                <w:color w:val="3A3A3A"/>
              </w:rPr>
              <w:t>Defect Description</w:t>
            </w:r>
          </w:p>
        </w:tc>
        <w:tc>
          <w:tcPr>
            <w:tcW w:w="6390" w:type="dxa"/>
            <w:tcBorders>
              <w:top w:val="single" w:sz="5" w:space="0" w:color="DDDDDD"/>
              <w:left w:val="nil"/>
              <w:bottom w:val="nil"/>
              <w:right w:val="nil"/>
            </w:tcBorders>
            <w:tcMar>
              <w:top w:w="100" w:type="dxa"/>
              <w:left w:w="100" w:type="dxa"/>
              <w:bottom w:w="100" w:type="dxa"/>
              <w:right w:w="100" w:type="dxa"/>
            </w:tcMar>
          </w:tcPr>
          <w:p w14:paraId="25E2AC3E" w14:textId="77777777" w:rsidR="00497641" w:rsidRDefault="00497641">
            <w:pPr>
              <w:rPr>
                <w:color w:val="3A3A3A"/>
              </w:rPr>
            </w:pPr>
          </w:p>
          <w:p w14:paraId="03F69A72" w14:textId="77777777" w:rsidR="00497641" w:rsidRDefault="00000000">
            <w:pPr>
              <w:jc w:val="both"/>
              <w:rPr>
                <w:color w:val="3A3A3A"/>
              </w:rPr>
            </w:pPr>
            <w:r>
              <w:rPr>
                <w:color w:val="3A3A3A"/>
              </w:rPr>
              <w:t xml:space="preserve">When I search for a suggested product name by system, the system does not display products based on the </w:t>
            </w:r>
          </w:p>
          <w:p w14:paraId="268FCBAD" w14:textId="77777777" w:rsidR="00497641" w:rsidRDefault="00000000">
            <w:pPr>
              <w:jc w:val="both"/>
              <w:rPr>
                <w:color w:val="3A3A3A"/>
              </w:rPr>
            </w:pPr>
            <w:r>
              <w:rPr>
                <w:color w:val="3A3A3A"/>
              </w:rPr>
              <w:t>entered the product’s name.</w:t>
            </w:r>
          </w:p>
          <w:p w14:paraId="75857187" w14:textId="77777777" w:rsidR="00497641" w:rsidRDefault="00497641">
            <w:pPr>
              <w:jc w:val="both"/>
              <w:rPr>
                <w:color w:val="3A3A3A"/>
              </w:rPr>
            </w:pPr>
          </w:p>
        </w:tc>
      </w:tr>
      <w:tr w:rsidR="00497641" w14:paraId="2AD71013" w14:textId="77777777">
        <w:trPr>
          <w:trHeight w:val="1545"/>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7DB02F8B" w14:textId="77777777" w:rsidR="00497641" w:rsidRDefault="00497641">
            <w:pPr>
              <w:rPr>
                <w:b/>
                <w:color w:val="3A3A3A"/>
              </w:rPr>
            </w:pPr>
          </w:p>
          <w:p w14:paraId="6B1CF15D" w14:textId="77777777" w:rsidR="00497641" w:rsidRDefault="00000000">
            <w:pPr>
              <w:rPr>
                <w:color w:val="3A3A3A"/>
              </w:rPr>
            </w:pPr>
            <w:r>
              <w:rPr>
                <w:b/>
                <w:color w:val="3A3A3A"/>
              </w:rPr>
              <w:t>Steps to reproduce</w:t>
            </w:r>
          </w:p>
          <w:p w14:paraId="50645F04"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359DFB63" w14:textId="77777777" w:rsidR="00497641" w:rsidRDefault="00000000">
            <w:pPr>
              <w:numPr>
                <w:ilvl w:val="0"/>
                <w:numId w:val="3"/>
              </w:numPr>
              <w:rPr>
                <w:color w:val="3A3A3A"/>
              </w:rPr>
            </w:pPr>
            <w:r>
              <w:rPr>
                <w:color w:val="3A3A3A"/>
              </w:rPr>
              <w:t>Click valid URL</w:t>
            </w:r>
          </w:p>
          <w:p w14:paraId="08C1E421" w14:textId="77777777" w:rsidR="00497641" w:rsidRDefault="00000000">
            <w:pPr>
              <w:numPr>
                <w:ilvl w:val="0"/>
                <w:numId w:val="3"/>
              </w:numPr>
              <w:rPr>
                <w:color w:val="3A3A3A"/>
              </w:rPr>
            </w:pPr>
            <w:r>
              <w:rPr>
                <w:color w:val="3A3A3A"/>
              </w:rPr>
              <w:t>Click magento.softwaretestingboard.com</w:t>
            </w:r>
          </w:p>
          <w:p w14:paraId="11596D54" w14:textId="77777777" w:rsidR="00497641" w:rsidRDefault="00000000">
            <w:pPr>
              <w:numPr>
                <w:ilvl w:val="0"/>
                <w:numId w:val="3"/>
              </w:numPr>
              <w:rPr>
                <w:color w:val="3A3A3A"/>
              </w:rPr>
            </w:pPr>
            <w:r>
              <w:rPr>
                <w:color w:val="3A3A3A"/>
              </w:rPr>
              <w:t>Entered keywords</w:t>
            </w:r>
          </w:p>
          <w:p w14:paraId="2EC3F0DB" w14:textId="77777777" w:rsidR="00497641" w:rsidRDefault="00000000">
            <w:pPr>
              <w:numPr>
                <w:ilvl w:val="0"/>
                <w:numId w:val="3"/>
              </w:numPr>
              <w:rPr>
                <w:color w:val="3A3A3A"/>
              </w:rPr>
            </w:pPr>
            <w:r>
              <w:rPr>
                <w:color w:val="3A3A3A"/>
              </w:rPr>
              <w:t>Tap suggested Keywords</w:t>
            </w:r>
          </w:p>
          <w:p w14:paraId="2DFBC405" w14:textId="77777777" w:rsidR="00497641" w:rsidRDefault="00000000">
            <w:pPr>
              <w:numPr>
                <w:ilvl w:val="0"/>
                <w:numId w:val="3"/>
              </w:numPr>
              <w:rPr>
                <w:color w:val="3A3A3A"/>
              </w:rPr>
            </w:pPr>
            <w:r>
              <w:rPr>
                <w:color w:val="3A3A3A"/>
              </w:rPr>
              <w:t>Click the search button</w:t>
            </w:r>
          </w:p>
          <w:p w14:paraId="2E9BD214" w14:textId="77777777" w:rsidR="00497641" w:rsidRDefault="00497641">
            <w:pPr>
              <w:ind w:left="720"/>
              <w:rPr>
                <w:color w:val="3A3A3A"/>
              </w:rPr>
            </w:pPr>
          </w:p>
        </w:tc>
      </w:tr>
      <w:tr w:rsidR="00497641" w14:paraId="285DD127"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17907555" w14:textId="77777777" w:rsidR="00497641" w:rsidRDefault="00497641">
            <w:pPr>
              <w:rPr>
                <w:b/>
                <w:color w:val="3A3A3A"/>
              </w:rPr>
            </w:pPr>
          </w:p>
          <w:p w14:paraId="1BF1FBD9" w14:textId="77777777" w:rsidR="00497641" w:rsidRDefault="00497641">
            <w:pPr>
              <w:rPr>
                <w:b/>
                <w:color w:val="3A3A3A"/>
              </w:rPr>
            </w:pPr>
          </w:p>
          <w:p w14:paraId="2D576FA0" w14:textId="77777777" w:rsidR="00497641" w:rsidRDefault="00000000">
            <w:pPr>
              <w:rPr>
                <w:color w:val="3A3A3A"/>
              </w:rPr>
            </w:pPr>
            <w:r>
              <w:rPr>
                <w:b/>
                <w:color w:val="3A3A3A"/>
              </w:rPr>
              <w:t>Expected Result</w:t>
            </w:r>
          </w:p>
        </w:tc>
        <w:tc>
          <w:tcPr>
            <w:tcW w:w="6390" w:type="dxa"/>
            <w:tcBorders>
              <w:top w:val="single" w:sz="5" w:space="0" w:color="DDDDDD"/>
              <w:left w:val="nil"/>
              <w:bottom w:val="nil"/>
              <w:right w:val="nil"/>
            </w:tcBorders>
            <w:tcMar>
              <w:top w:w="100" w:type="dxa"/>
              <w:left w:w="100" w:type="dxa"/>
              <w:bottom w:w="100" w:type="dxa"/>
              <w:right w:w="100" w:type="dxa"/>
            </w:tcMar>
          </w:tcPr>
          <w:p w14:paraId="0E622505" w14:textId="77777777" w:rsidR="00497641" w:rsidRDefault="00497641">
            <w:pPr>
              <w:rPr>
                <w:color w:val="3A3A3A"/>
              </w:rPr>
            </w:pPr>
          </w:p>
          <w:p w14:paraId="6632E6C3" w14:textId="77777777" w:rsidR="00497641" w:rsidRDefault="00000000">
            <w:pPr>
              <w:rPr>
                <w:color w:val="3A3A3A"/>
              </w:rPr>
            </w:pPr>
            <w:r>
              <w:rPr>
                <w:color w:val="3A3A3A"/>
              </w:rPr>
              <w:t>A system must show the exact product based on the entered name.</w:t>
            </w:r>
          </w:p>
          <w:p w14:paraId="49CBBEA6" w14:textId="77777777" w:rsidR="00497641" w:rsidRDefault="00497641">
            <w:pPr>
              <w:rPr>
                <w:color w:val="3A3A3A"/>
              </w:rPr>
            </w:pPr>
          </w:p>
        </w:tc>
      </w:tr>
      <w:tr w:rsidR="00497641" w14:paraId="3BB83EEC"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322D9FC2" w14:textId="77777777" w:rsidR="00497641" w:rsidRDefault="00497641">
            <w:pPr>
              <w:rPr>
                <w:b/>
                <w:color w:val="3A3A3A"/>
              </w:rPr>
            </w:pPr>
          </w:p>
          <w:p w14:paraId="1B56A01C" w14:textId="77777777" w:rsidR="00497641" w:rsidRDefault="00000000">
            <w:pPr>
              <w:rPr>
                <w:color w:val="3A3A3A"/>
              </w:rPr>
            </w:pPr>
            <w:r>
              <w:rPr>
                <w:b/>
                <w:color w:val="3A3A3A"/>
              </w:rPr>
              <w:t>Actual Result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65490259" w14:textId="77777777" w:rsidR="00497641" w:rsidRDefault="00497641">
            <w:pPr>
              <w:rPr>
                <w:color w:val="3A3A3A"/>
              </w:rPr>
            </w:pPr>
          </w:p>
          <w:p w14:paraId="3CEC08AB" w14:textId="77777777" w:rsidR="00497641" w:rsidRDefault="00000000">
            <w:pPr>
              <w:rPr>
                <w:color w:val="3A3A3A"/>
              </w:rPr>
            </w:pPr>
            <w:r>
              <w:rPr>
                <w:color w:val="3A3A3A"/>
              </w:rPr>
              <w:t>The system didn't display the exact product based on the entered keyword.</w:t>
            </w:r>
          </w:p>
          <w:p w14:paraId="46155705" w14:textId="77777777" w:rsidR="00497641" w:rsidRDefault="00497641">
            <w:pPr>
              <w:rPr>
                <w:color w:val="3A3A3A"/>
              </w:rPr>
            </w:pPr>
          </w:p>
        </w:tc>
      </w:tr>
      <w:tr w:rsidR="00497641" w14:paraId="1E79E2B8" w14:textId="77777777">
        <w:trPr>
          <w:trHeight w:val="3225"/>
        </w:trPr>
        <w:tc>
          <w:tcPr>
            <w:tcW w:w="3075" w:type="dxa"/>
            <w:tcBorders>
              <w:top w:val="single" w:sz="5" w:space="0" w:color="DDDDDD"/>
              <w:left w:val="nil"/>
              <w:bottom w:val="nil"/>
              <w:right w:val="nil"/>
            </w:tcBorders>
            <w:tcMar>
              <w:top w:w="100" w:type="dxa"/>
              <w:left w:w="100" w:type="dxa"/>
              <w:bottom w:w="100" w:type="dxa"/>
              <w:right w:w="100" w:type="dxa"/>
            </w:tcMar>
          </w:tcPr>
          <w:p w14:paraId="2652B0FD" w14:textId="77777777" w:rsidR="00497641" w:rsidRDefault="00497641">
            <w:pPr>
              <w:rPr>
                <w:b/>
                <w:color w:val="3A3A3A"/>
              </w:rPr>
            </w:pPr>
          </w:p>
          <w:p w14:paraId="4D5C97CD" w14:textId="77777777" w:rsidR="00497641" w:rsidRDefault="00000000">
            <w:pPr>
              <w:rPr>
                <w:color w:val="3A3A3A"/>
              </w:rPr>
            </w:pPr>
            <w:r>
              <w:rPr>
                <w:b/>
                <w:color w:val="3A3A3A"/>
              </w:rPr>
              <w:t>Evidence/attachment</w:t>
            </w:r>
          </w:p>
        </w:tc>
        <w:tc>
          <w:tcPr>
            <w:tcW w:w="6390" w:type="dxa"/>
            <w:tcBorders>
              <w:top w:val="single" w:sz="5" w:space="0" w:color="DDDDDD"/>
              <w:left w:val="nil"/>
              <w:bottom w:val="nil"/>
              <w:right w:val="nil"/>
            </w:tcBorders>
            <w:tcMar>
              <w:top w:w="100" w:type="dxa"/>
              <w:left w:w="100" w:type="dxa"/>
              <w:bottom w:w="100" w:type="dxa"/>
              <w:right w:w="100" w:type="dxa"/>
            </w:tcMar>
          </w:tcPr>
          <w:p w14:paraId="74386EA8" w14:textId="184C8147" w:rsidR="00497641" w:rsidRDefault="00C4312D">
            <w:pPr>
              <w:rPr>
                <w:color w:val="3A3A3A"/>
              </w:rPr>
            </w:pPr>
            <w:r>
              <w:rPr>
                <w:noProof/>
                <w:color w:val="3A3A3A"/>
              </w:rPr>
              <mc:AlternateContent>
                <mc:Choice Requires="wps">
                  <w:drawing>
                    <wp:anchor distT="0" distB="0" distL="114300" distR="114300" simplePos="0" relativeHeight="251661312" behindDoc="0" locked="0" layoutInCell="1" allowOverlap="1" wp14:anchorId="4A0846ED" wp14:editId="1F58A8E6">
                      <wp:simplePos x="0" y="0"/>
                      <wp:positionH relativeFrom="column">
                        <wp:posOffset>1934845</wp:posOffset>
                      </wp:positionH>
                      <wp:positionV relativeFrom="paragraph">
                        <wp:posOffset>82550</wp:posOffset>
                      </wp:positionV>
                      <wp:extent cx="2087880" cy="556260"/>
                      <wp:effectExtent l="57150" t="19050" r="83820" b="91440"/>
                      <wp:wrapNone/>
                      <wp:docPr id="907662755" name="Rectangle 5"/>
                      <wp:cNvGraphicFramePr/>
                      <a:graphic xmlns:a="http://schemas.openxmlformats.org/drawingml/2006/main">
                        <a:graphicData uri="http://schemas.microsoft.com/office/word/2010/wordprocessingShape">
                          <wps:wsp>
                            <wps:cNvSpPr/>
                            <wps:spPr>
                              <a:xfrm>
                                <a:off x="0" y="0"/>
                                <a:ext cx="2087880" cy="556260"/>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020B3A" id="Rectangle 5" o:spid="_x0000_s1026" style="position:absolute;margin-left:152.35pt;margin-top:6.5pt;width:164.4pt;height:43.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" filled="f" strokecolor="red" strokeweight="1pt">
                      <v:shadow on="t" color="black" opacity="22937f" origin=",.5" offset="0,.63889mm"/>
                    </v:rect>
                  </w:pict>
                </mc:Fallback>
              </mc:AlternateContent>
            </w:r>
            <w:r w:rsidR="00000000">
              <w:rPr>
                <w:color w:val="3A3A3A"/>
              </w:rPr>
              <w:t xml:space="preserve">SS: </w:t>
            </w:r>
          </w:p>
          <w:p w14:paraId="33FA2568" w14:textId="3A831CCB" w:rsidR="00497641" w:rsidRDefault="00D354E9">
            <w:pPr>
              <w:rPr>
                <w:color w:val="3A3A3A"/>
              </w:rPr>
            </w:pPr>
            <w:r>
              <w:rPr>
                <w:noProof/>
                <w:color w:val="3A3A3A"/>
              </w:rPr>
              <mc:AlternateContent>
                <mc:Choice Requires="wps">
                  <w:drawing>
                    <wp:anchor distT="0" distB="0" distL="114300" distR="114300" simplePos="0" relativeHeight="251663360" behindDoc="0" locked="0" layoutInCell="1" allowOverlap="1" wp14:anchorId="52F47614" wp14:editId="1FB6BEFD">
                      <wp:simplePos x="0" y="0"/>
                      <wp:positionH relativeFrom="column">
                        <wp:posOffset>2635885</wp:posOffset>
                      </wp:positionH>
                      <wp:positionV relativeFrom="paragraph">
                        <wp:posOffset>2873375</wp:posOffset>
                      </wp:positionV>
                      <wp:extent cx="1158240" cy="0"/>
                      <wp:effectExtent l="38100" t="76200" r="0" b="95250"/>
                      <wp:wrapNone/>
                      <wp:docPr id="1309405962" name="Straight Arrow Connector 8"/>
                      <wp:cNvGraphicFramePr/>
                      <a:graphic xmlns:a="http://schemas.openxmlformats.org/drawingml/2006/main">
                        <a:graphicData uri="http://schemas.microsoft.com/office/word/2010/wordprocessingShape">
                          <wps:wsp>
                            <wps:cNvCnPr/>
                            <wps:spPr>
                              <a:xfrm flipH="1">
                                <a:off x="0" y="0"/>
                                <a:ext cx="1158240" cy="0"/>
                              </a:xfrm>
                              <a:prstGeom prst="straightConnector1">
                                <a:avLst/>
                              </a:prstGeom>
                              <a:ln w="12700">
                                <a:solidFill>
                                  <a:srgbClr val="FF0000"/>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2DC20487" id="_x0000_t32" coordsize="21600,21600" o:spt="32" o:oned="t" path="m,l21600,21600e" filled="f">
                      <v:path arrowok="t" fillok="f" o:connecttype="none"/>
                      <o:lock v:ext="edit" shapetype="t"/>
                    </v:shapetype>
                    <v:shape id="Straight Arrow Connector 8" o:spid="_x0000_s1026" type="#_x0000_t32" style="position:absolute;margin-left:207.55pt;margin-top:226.25pt;width:91.2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" strokecolor="red" strokeweight="1pt">
                      <v:stroke endarrow="block"/>
                    </v:shape>
                  </w:pict>
                </mc:Fallback>
              </mc:AlternateContent>
            </w:r>
            <w:r>
              <w:rPr>
                <w:noProof/>
                <w:color w:val="3A3A3A"/>
              </w:rPr>
              <mc:AlternateContent>
                <mc:Choice Requires="wps">
                  <w:drawing>
                    <wp:anchor distT="0" distB="0" distL="114300" distR="114300" simplePos="0" relativeHeight="251662336" behindDoc="0" locked="0" layoutInCell="1" allowOverlap="1" wp14:anchorId="7365E373" wp14:editId="4D0C8391">
                      <wp:simplePos x="0" y="0"/>
                      <wp:positionH relativeFrom="column">
                        <wp:posOffset>3771265</wp:posOffset>
                      </wp:positionH>
                      <wp:positionV relativeFrom="paragraph">
                        <wp:posOffset>484505</wp:posOffset>
                      </wp:positionV>
                      <wp:extent cx="0" cy="2392680"/>
                      <wp:effectExtent l="0" t="0" r="38100" b="26670"/>
                      <wp:wrapNone/>
                      <wp:docPr id="1318349585" name="Straight Connector 7"/>
                      <wp:cNvGraphicFramePr/>
                      <a:graphic xmlns:a="http://schemas.openxmlformats.org/drawingml/2006/main">
                        <a:graphicData uri="http://schemas.microsoft.com/office/word/2010/wordprocessingShape">
                          <wps:wsp>
                            <wps:cNvCnPr/>
                            <wps:spPr>
                              <a:xfrm>
                                <a:off x="0" y="0"/>
                                <a:ext cx="0" cy="2392680"/>
                              </a:xfrm>
                              <a:prstGeom prst="line">
                                <a:avLst/>
                              </a:prstGeom>
                              <a:ln w="12700">
                                <a:solidFill>
                                  <a:srgbClr val="FF0000"/>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9E6828A" id="Straight Connector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96.95pt,38.15pt" to="296.9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" strokecolor="red" strokeweight="1pt"/>
                  </w:pict>
                </mc:Fallback>
              </mc:AlternateContent>
            </w:r>
            <w:r w:rsidR="00000000">
              <w:rPr>
                <w:noProof/>
                <w:color w:val="3A3A3A"/>
              </w:rPr>
              <w:drawing>
                <wp:inline distT="114300" distB="114300" distL="114300" distR="114300" wp14:anchorId="703150D4" wp14:editId="64E2E9EF">
                  <wp:extent cx="3924300" cy="35941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924300" cy="3594100"/>
                          </a:xfrm>
                          <a:prstGeom prst="rect">
                            <a:avLst/>
                          </a:prstGeom>
                          <a:ln/>
                        </pic:spPr>
                      </pic:pic>
                    </a:graphicData>
                  </a:graphic>
                </wp:inline>
              </w:drawing>
            </w:r>
          </w:p>
        </w:tc>
      </w:tr>
      <w:tr w:rsidR="00497641" w14:paraId="7277954B"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44FB81D0" w14:textId="77777777" w:rsidR="00497641" w:rsidRDefault="00497641">
            <w:pPr>
              <w:rPr>
                <w:b/>
                <w:color w:val="3A3A3A"/>
              </w:rPr>
            </w:pPr>
          </w:p>
          <w:p w14:paraId="7FAFE1A6" w14:textId="77777777" w:rsidR="00497641" w:rsidRDefault="00000000">
            <w:pPr>
              <w:rPr>
                <w:b/>
                <w:color w:val="3A3A3A"/>
              </w:rPr>
            </w:pPr>
            <w:r>
              <w:rPr>
                <w:b/>
                <w:color w:val="3A3A3A"/>
              </w:rPr>
              <w:t>Severity</w:t>
            </w:r>
          </w:p>
          <w:p w14:paraId="19709C63"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102C37D7" w14:textId="77777777" w:rsidR="00497641" w:rsidRDefault="00497641">
            <w:pPr>
              <w:rPr>
                <w:color w:val="3A3A3A"/>
              </w:rPr>
            </w:pPr>
          </w:p>
          <w:p w14:paraId="0B66FD96" w14:textId="77777777" w:rsidR="00497641" w:rsidRDefault="00000000">
            <w:pPr>
              <w:rPr>
                <w:color w:val="3A3A3A"/>
              </w:rPr>
            </w:pPr>
            <w:r>
              <w:rPr>
                <w:color w:val="3A3A3A"/>
              </w:rPr>
              <w:t>Low</w:t>
            </w:r>
          </w:p>
          <w:p w14:paraId="091B2C1A" w14:textId="77777777" w:rsidR="00497641" w:rsidRDefault="00497641">
            <w:pPr>
              <w:rPr>
                <w:color w:val="3A3A3A"/>
              </w:rPr>
            </w:pPr>
          </w:p>
        </w:tc>
      </w:tr>
      <w:tr w:rsidR="00497641" w14:paraId="62713BB6" w14:textId="77777777">
        <w:trPr>
          <w:trHeight w:val="770"/>
        </w:trPr>
        <w:tc>
          <w:tcPr>
            <w:tcW w:w="3075" w:type="dxa"/>
            <w:tcBorders>
              <w:top w:val="single" w:sz="5" w:space="0" w:color="DDDDDD"/>
              <w:left w:val="nil"/>
              <w:bottom w:val="nil"/>
              <w:right w:val="nil"/>
            </w:tcBorders>
            <w:tcMar>
              <w:top w:w="100" w:type="dxa"/>
              <w:left w:w="100" w:type="dxa"/>
              <w:bottom w:w="100" w:type="dxa"/>
              <w:right w:w="100" w:type="dxa"/>
            </w:tcMar>
          </w:tcPr>
          <w:p w14:paraId="70A752C2" w14:textId="77777777" w:rsidR="00497641" w:rsidRDefault="00497641">
            <w:pPr>
              <w:rPr>
                <w:b/>
                <w:color w:val="3A3A3A"/>
              </w:rPr>
            </w:pPr>
          </w:p>
          <w:p w14:paraId="5E1EC7B3" w14:textId="77777777" w:rsidR="00497641" w:rsidRDefault="00000000">
            <w:pPr>
              <w:rPr>
                <w:b/>
                <w:color w:val="3A3A3A"/>
              </w:rPr>
            </w:pPr>
            <w:r>
              <w:rPr>
                <w:b/>
                <w:color w:val="3A3A3A"/>
              </w:rPr>
              <w:t>Priority</w:t>
            </w:r>
          </w:p>
          <w:p w14:paraId="5DDFF52B"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73CD55F9" w14:textId="77777777" w:rsidR="00497641" w:rsidRDefault="00497641">
            <w:pPr>
              <w:rPr>
                <w:color w:val="3A3A3A"/>
              </w:rPr>
            </w:pPr>
          </w:p>
          <w:p w14:paraId="27682C1E" w14:textId="77777777" w:rsidR="00497641" w:rsidRDefault="00000000">
            <w:pPr>
              <w:rPr>
                <w:color w:val="3A3A3A"/>
              </w:rPr>
            </w:pPr>
            <w:r>
              <w:rPr>
                <w:color w:val="3A3A3A"/>
              </w:rPr>
              <w:t>High</w:t>
            </w:r>
          </w:p>
        </w:tc>
      </w:tr>
      <w:tr w:rsidR="00497641" w14:paraId="6ADC2B1D"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2D0C9387" w14:textId="77777777" w:rsidR="00497641" w:rsidRDefault="00000000">
            <w:pPr>
              <w:rPr>
                <w:color w:val="3A3A3A"/>
              </w:rPr>
            </w:pPr>
            <w:r>
              <w:rPr>
                <w:b/>
                <w:color w:val="3A3A3A"/>
              </w:rPr>
              <w:lastRenderedPageBreak/>
              <w:t>Environment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568476C9" w14:textId="77777777" w:rsidR="00497641" w:rsidRDefault="00000000">
            <w:pPr>
              <w:rPr>
                <w:color w:val="3A3A3A"/>
              </w:rPr>
            </w:pPr>
            <w:r>
              <w:rPr>
                <w:color w:val="3A3A3A"/>
              </w:rPr>
              <w:t>OS: Windows (x86) 11</w:t>
            </w:r>
          </w:p>
          <w:p w14:paraId="32CDE792" w14:textId="77777777" w:rsidR="00497641" w:rsidRDefault="00000000">
            <w:pPr>
              <w:rPr>
                <w:color w:val="3A3A3A"/>
              </w:rPr>
            </w:pPr>
            <w:r>
              <w:rPr>
                <w:color w:val="3A3A3A"/>
              </w:rPr>
              <w:t>Browser: Chrome 124.0.6367.208</w:t>
            </w:r>
          </w:p>
          <w:p w14:paraId="20398AC2" w14:textId="77777777" w:rsidR="00497641" w:rsidRDefault="00000000">
            <w:pPr>
              <w:rPr>
                <w:color w:val="3A3A3A"/>
              </w:rPr>
            </w:pPr>
            <w:r>
              <w:rPr>
                <w:color w:val="3A3A3A"/>
              </w:rPr>
              <w:t>Window size: 1536x730</w:t>
            </w:r>
          </w:p>
          <w:p w14:paraId="5A8CE93A" w14:textId="77777777" w:rsidR="00497641" w:rsidRDefault="00000000">
            <w:pPr>
              <w:rPr>
                <w:color w:val="3A3A3A"/>
              </w:rPr>
            </w:pPr>
            <w:r>
              <w:rPr>
                <w:color w:val="3A3A3A"/>
              </w:rPr>
              <w:t>Device: HP Laptop</w:t>
            </w:r>
          </w:p>
        </w:tc>
      </w:tr>
    </w:tbl>
    <w:p w14:paraId="1B6ED799" w14:textId="77777777" w:rsidR="00497641" w:rsidRDefault="00497641"/>
    <w:p w14:paraId="029E49FB" w14:textId="0D88C448" w:rsidR="00EE3107" w:rsidRDefault="00EE3107">
      <w:r>
        <w:rPr>
          <w:b/>
          <w:noProof/>
          <w:color w:val="38761D"/>
          <w:sz w:val="26"/>
          <w:szCs w:val="26"/>
          <w:u w:val="single"/>
        </w:rPr>
        <mc:AlternateContent>
          <mc:Choice Requires="wps">
            <w:drawing>
              <wp:anchor distT="0" distB="0" distL="114300" distR="114300" simplePos="0" relativeHeight="251676672" behindDoc="0" locked="0" layoutInCell="1" allowOverlap="1" wp14:anchorId="52DEA412" wp14:editId="424933EF">
                <wp:simplePos x="0" y="0"/>
                <wp:positionH relativeFrom="column">
                  <wp:posOffset>0</wp:posOffset>
                </wp:positionH>
                <wp:positionV relativeFrom="paragraph">
                  <wp:posOffset>38100</wp:posOffset>
                </wp:positionV>
                <wp:extent cx="5985163" cy="0"/>
                <wp:effectExtent l="38100" t="38100" r="73025" b="95250"/>
                <wp:wrapNone/>
                <wp:docPr id="36845465" name="Straight Connector 21"/>
                <wp:cNvGraphicFramePr/>
                <a:graphic xmlns:a="http://schemas.openxmlformats.org/drawingml/2006/main">
                  <a:graphicData uri="http://schemas.microsoft.com/office/word/2010/wordprocessingShape">
                    <wps:wsp>
                      <wps:cNvCnPr/>
                      <wps:spPr>
                        <a:xfrm>
                          <a:off x="0" y="0"/>
                          <a:ext cx="598516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B9213A5" id="Straight Connector 21"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0,3pt" to="471.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" strokecolor="#4f81bd [3204]" strokeweight="2pt">
                <v:shadow on="t" color="black" opacity="24903f" origin=",.5" offset="0,.55556mm"/>
              </v:line>
            </w:pict>
          </mc:Fallback>
        </mc:AlternateContent>
      </w:r>
    </w:p>
    <w:p w14:paraId="0651B6F7" w14:textId="77777777" w:rsidR="00497641" w:rsidRDefault="00497641">
      <w:pPr>
        <w:rPr>
          <w:b/>
          <w:color w:val="38761D"/>
          <w:sz w:val="26"/>
          <w:szCs w:val="26"/>
          <w:u w:val="single"/>
        </w:rPr>
      </w:pPr>
    </w:p>
    <w:p w14:paraId="07E4E5EB" w14:textId="7614973B" w:rsidR="00497641" w:rsidRDefault="00000000">
      <w:pPr>
        <w:rPr>
          <w:b/>
          <w:color w:val="38761D"/>
          <w:sz w:val="26"/>
          <w:szCs w:val="26"/>
          <w:u w:val="single"/>
        </w:rPr>
      </w:pPr>
      <w:r>
        <w:rPr>
          <w:b/>
          <w:color w:val="38761D"/>
          <w:sz w:val="26"/>
          <w:szCs w:val="26"/>
          <w:u w:val="single"/>
        </w:rPr>
        <w:t xml:space="preserve">Report: </w:t>
      </w:r>
      <w:r w:rsidR="001628F9">
        <w:rPr>
          <w:b/>
          <w:color w:val="38761D"/>
          <w:sz w:val="26"/>
          <w:szCs w:val="26"/>
          <w:u w:val="single"/>
        </w:rPr>
        <w:t>5</w:t>
      </w:r>
    </w:p>
    <w:p w14:paraId="73552715" w14:textId="77777777" w:rsidR="00497641" w:rsidRDefault="00497641">
      <w:pPr>
        <w:rPr>
          <w:b/>
          <w:color w:val="38761D"/>
          <w:sz w:val="26"/>
          <w:szCs w:val="26"/>
          <w:u w:val="single"/>
        </w:rPr>
      </w:pPr>
    </w:p>
    <w:p w14:paraId="24C9521B" w14:textId="77777777" w:rsidR="00497641" w:rsidRDefault="00000000">
      <w:pPr>
        <w:rPr>
          <w:b/>
        </w:rPr>
      </w:pPr>
      <w:r>
        <w:rPr>
          <w:b/>
        </w:rPr>
        <w:t>Component / Module: Home page/ Cart Function</w:t>
      </w:r>
    </w:p>
    <w:p w14:paraId="5A5FAADA" w14:textId="77777777" w:rsidR="00497641" w:rsidRDefault="00000000">
      <w:pPr>
        <w:rPr>
          <w:b/>
        </w:rPr>
      </w:pPr>
      <w:r>
        <w:rPr>
          <w:b/>
        </w:rPr>
        <w:t xml:space="preserve">Reporter: </w:t>
      </w:r>
      <w:r>
        <w:rPr>
          <w:b/>
        </w:rPr>
        <w:tab/>
      </w:r>
      <w:r>
        <w:rPr>
          <w:b/>
        </w:rPr>
        <w:tab/>
        <w:t>Swastika Thapa</w:t>
      </w:r>
    </w:p>
    <w:p w14:paraId="232A4D41" w14:textId="77777777" w:rsidR="00497641" w:rsidRDefault="00000000">
      <w:pPr>
        <w:rPr>
          <w:b/>
        </w:rPr>
      </w:pPr>
      <w:r>
        <w:rPr>
          <w:b/>
        </w:rPr>
        <w:t xml:space="preserve">Date: </w:t>
      </w:r>
      <w:r>
        <w:rPr>
          <w:b/>
        </w:rPr>
        <w:tab/>
      </w:r>
      <w:r>
        <w:rPr>
          <w:b/>
        </w:rPr>
        <w:tab/>
      </w:r>
      <w:r>
        <w:rPr>
          <w:b/>
        </w:rPr>
        <w:tab/>
        <w:t>26-05-2024</w:t>
      </w:r>
    </w:p>
    <w:p w14:paraId="28E28B36" w14:textId="10E1BC40" w:rsidR="00497641" w:rsidRDefault="00000000">
      <w:pPr>
        <w:rPr>
          <w:b/>
        </w:rPr>
      </w:pPr>
      <w:r>
        <w:rPr>
          <w:b/>
        </w:rPr>
        <w:t>Reviewer:</w:t>
      </w:r>
      <w:r>
        <w:rPr>
          <w:b/>
        </w:rPr>
        <w:tab/>
      </w:r>
      <w:r>
        <w:rPr>
          <w:b/>
        </w:rPr>
        <w:tab/>
      </w:r>
      <w:r w:rsidR="00906BA5">
        <w:rPr>
          <w:b/>
        </w:rPr>
        <w:t>Paramananda</w:t>
      </w:r>
      <w:r>
        <w:rPr>
          <w:b/>
        </w:rPr>
        <w:t xml:space="preserve"> Lal Karn</w:t>
      </w:r>
    </w:p>
    <w:p w14:paraId="16034CDE" w14:textId="77777777" w:rsidR="00497641" w:rsidRDefault="00497641"/>
    <w:p w14:paraId="3C32BFAC" w14:textId="77777777" w:rsidR="00497641" w:rsidRDefault="00497641"/>
    <w:tbl>
      <w:tblPr>
        <w:tblStyle w:val="a2"/>
        <w:tblW w:w="946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3075"/>
        <w:gridCol w:w="6390"/>
      </w:tblGrid>
      <w:tr w:rsidR="00497641" w14:paraId="7AD6D078" w14:textId="77777777">
        <w:trPr>
          <w:trHeight w:val="992"/>
        </w:trPr>
        <w:tc>
          <w:tcPr>
            <w:tcW w:w="3075" w:type="dxa"/>
            <w:tcBorders>
              <w:top w:val="nil"/>
              <w:left w:val="nil"/>
              <w:bottom w:val="nil"/>
              <w:right w:val="nil"/>
            </w:tcBorders>
            <w:shd w:val="clear" w:color="auto" w:fill="F3F3F3"/>
            <w:tcMar>
              <w:top w:w="100" w:type="dxa"/>
              <w:left w:w="100" w:type="dxa"/>
              <w:bottom w:w="100" w:type="dxa"/>
              <w:right w:w="100" w:type="dxa"/>
            </w:tcMar>
          </w:tcPr>
          <w:p w14:paraId="01F00593" w14:textId="77777777" w:rsidR="00497641" w:rsidRDefault="00497641">
            <w:pPr>
              <w:rPr>
                <w:b/>
                <w:color w:val="3A3A3A"/>
              </w:rPr>
            </w:pPr>
          </w:p>
          <w:p w14:paraId="701294F1" w14:textId="77777777" w:rsidR="00497641" w:rsidRDefault="00000000">
            <w:pPr>
              <w:rPr>
                <w:b/>
                <w:color w:val="3A3A3A"/>
              </w:rPr>
            </w:pPr>
            <w:r>
              <w:rPr>
                <w:b/>
                <w:color w:val="3A3A3A"/>
              </w:rPr>
              <w:t>Defect ID</w:t>
            </w:r>
          </w:p>
          <w:p w14:paraId="13E8D8C4" w14:textId="77777777" w:rsidR="00497641" w:rsidRDefault="00497641">
            <w:pPr>
              <w:rPr>
                <w:b/>
                <w:color w:val="3A3A3A"/>
              </w:rPr>
            </w:pPr>
          </w:p>
        </w:tc>
        <w:tc>
          <w:tcPr>
            <w:tcW w:w="6390" w:type="dxa"/>
            <w:tcBorders>
              <w:top w:val="nil"/>
              <w:left w:val="nil"/>
              <w:bottom w:val="nil"/>
              <w:right w:val="nil"/>
            </w:tcBorders>
            <w:shd w:val="clear" w:color="auto" w:fill="F3F3F3"/>
            <w:tcMar>
              <w:top w:w="100" w:type="dxa"/>
              <w:left w:w="100" w:type="dxa"/>
              <w:bottom w:w="100" w:type="dxa"/>
              <w:right w:w="100" w:type="dxa"/>
            </w:tcMar>
          </w:tcPr>
          <w:p w14:paraId="66D0A14E" w14:textId="77777777" w:rsidR="00497641" w:rsidRDefault="00497641">
            <w:pPr>
              <w:rPr>
                <w:color w:val="3A3A3A"/>
              </w:rPr>
            </w:pPr>
          </w:p>
          <w:p w14:paraId="6CC91FD3" w14:textId="77777777" w:rsidR="00497641" w:rsidRDefault="00000000">
            <w:pPr>
              <w:rPr>
                <w:color w:val="3A3A3A"/>
              </w:rPr>
            </w:pPr>
            <w:r>
              <w:rPr>
                <w:color w:val="3A3A3A"/>
              </w:rPr>
              <w:t>C_070</w:t>
            </w:r>
          </w:p>
        </w:tc>
      </w:tr>
      <w:tr w:rsidR="00497641" w14:paraId="6F42661A"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1E087E50" w14:textId="77777777" w:rsidR="00497641" w:rsidRDefault="00497641">
            <w:pPr>
              <w:rPr>
                <w:b/>
                <w:color w:val="3A3A3A"/>
              </w:rPr>
            </w:pPr>
          </w:p>
          <w:p w14:paraId="46E27A22" w14:textId="77777777" w:rsidR="00497641" w:rsidRDefault="00000000">
            <w:pPr>
              <w:rPr>
                <w:color w:val="3A3A3A"/>
              </w:rPr>
            </w:pPr>
            <w:r>
              <w:rPr>
                <w:b/>
                <w:color w:val="3A3A3A"/>
              </w:rPr>
              <w:t>Defect Title</w:t>
            </w:r>
          </w:p>
        </w:tc>
        <w:tc>
          <w:tcPr>
            <w:tcW w:w="6390" w:type="dxa"/>
            <w:tcBorders>
              <w:top w:val="single" w:sz="5" w:space="0" w:color="DDDDDD"/>
              <w:left w:val="nil"/>
              <w:bottom w:val="nil"/>
              <w:right w:val="nil"/>
            </w:tcBorders>
            <w:tcMar>
              <w:top w:w="100" w:type="dxa"/>
              <w:left w:w="100" w:type="dxa"/>
              <w:bottom w:w="100" w:type="dxa"/>
              <w:right w:w="100" w:type="dxa"/>
            </w:tcMar>
          </w:tcPr>
          <w:p w14:paraId="79745798" w14:textId="77777777" w:rsidR="00497641" w:rsidRDefault="00497641">
            <w:pPr>
              <w:rPr>
                <w:color w:val="3A3A3A"/>
              </w:rPr>
            </w:pPr>
          </w:p>
          <w:p w14:paraId="7F515BF9" w14:textId="7D5D8116" w:rsidR="00497641" w:rsidRDefault="00000000">
            <w:pPr>
              <w:rPr>
                <w:color w:val="3A3A3A"/>
              </w:rPr>
            </w:pPr>
            <w:r>
              <w:rPr>
                <w:color w:val="3A3A3A"/>
              </w:rPr>
              <w:t xml:space="preserve">Selecting a different </w:t>
            </w:r>
            <w:r w:rsidR="00906BA5">
              <w:rPr>
                <w:color w:val="3A3A3A"/>
              </w:rPr>
              <w:t>colour</w:t>
            </w:r>
            <w:r>
              <w:rPr>
                <w:color w:val="3A3A3A"/>
              </w:rPr>
              <w:t xml:space="preserve"> option doesn't update the product image to show that </w:t>
            </w:r>
            <w:r w:rsidR="00906BA5">
              <w:rPr>
                <w:color w:val="3A3A3A"/>
              </w:rPr>
              <w:t>colour</w:t>
            </w:r>
            <w:r>
              <w:rPr>
                <w:color w:val="3A3A3A"/>
              </w:rPr>
              <w:t xml:space="preserve"> on all sides.</w:t>
            </w:r>
          </w:p>
        </w:tc>
      </w:tr>
      <w:tr w:rsidR="00497641" w14:paraId="562C0775"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6153DD04" w14:textId="77777777" w:rsidR="00497641" w:rsidRDefault="00497641">
            <w:pPr>
              <w:rPr>
                <w:b/>
                <w:color w:val="3A3A3A"/>
              </w:rPr>
            </w:pPr>
          </w:p>
          <w:p w14:paraId="6952E01B" w14:textId="77777777" w:rsidR="00497641" w:rsidRDefault="00000000">
            <w:pPr>
              <w:rPr>
                <w:b/>
                <w:color w:val="3A3A3A"/>
              </w:rPr>
            </w:pPr>
            <w:r>
              <w:rPr>
                <w:b/>
                <w:color w:val="3A3A3A"/>
              </w:rPr>
              <w:t>Module affected</w:t>
            </w:r>
          </w:p>
          <w:p w14:paraId="2B6C5D1A"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773C7A7F" w14:textId="77777777" w:rsidR="00497641" w:rsidRDefault="00497641">
            <w:pPr>
              <w:rPr>
                <w:color w:val="3A3A3A"/>
              </w:rPr>
            </w:pPr>
          </w:p>
          <w:p w14:paraId="663441FC" w14:textId="77777777" w:rsidR="00497641" w:rsidRDefault="00000000">
            <w:pPr>
              <w:rPr>
                <w:color w:val="3A3A3A"/>
              </w:rPr>
            </w:pPr>
            <w:r>
              <w:rPr>
                <w:color w:val="3A3A3A"/>
              </w:rPr>
              <w:t>Home page/ Cart Function</w:t>
            </w:r>
          </w:p>
          <w:p w14:paraId="7DD45774" w14:textId="77777777" w:rsidR="00497641" w:rsidRDefault="00497641">
            <w:pPr>
              <w:rPr>
                <w:color w:val="3A3A3A"/>
              </w:rPr>
            </w:pPr>
          </w:p>
        </w:tc>
      </w:tr>
      <w:tr w:rsidR="00497641" w14:paraId="13ADEA84"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7226F954" w14:textId="77777777" w:rsidR="00497641" w:rsidRDefault="00497641">
            <w:pPr>
              <w:rPr>
                <w:b/>
                <w:color w:val="3A3A3A"/>
              </w:rPr>
            </w:pPr>
          </w:p>
          <w:p w14:paraId="5C3805F2" w14:textId="77777777" w:rsidR="00497641" w:rsidRDefault="00000000">
            <w:pPr>
              <w:rPr>
                <w:b/>
                <w:color w:val="3A3A3A"/>
              </w:rPr>
            </w:pPr>
            <w:r>
              <w:rPr>
                <w:b/>
                <w:color w:val="3A3A3A"/>
              </w:rPr>
              <w:t>Reporter</w:t>
            </w:r>
          </w:p>
        </w:tc>
        <w:tc>
          <w:tcPr>
            <w:tcW w:w="6390" w:type="dxa"/>
            <w:tcBorders>
              <w:top w:val="single" w:sz="5" w:space="0" w:color="DDDDDD"/>
              <w:left w:val="nil"/>
              <w:bottom w:val="nil"/>
              <w:right w:val="nil"/>
            </w:tcBorders>
            <w:tcMar>
              <w:top w:w="100" w:type="dxa"/>
              <w:left w:w="100" w:type="dxa"/>
              <w:bottom w:w="100" w:type="dxa"/>
              <w:right w:w="100" w:type="dxa"/>
            </w:tcMar>
          </w:tcPr>
          <w:p w14:paraId="6C490D9F" w14:textId="77777777" w:rsidR="00497641" w:rsidRDefault="00497641">
            <w:pPr>
              <w:rPr>
                <w:color w:val="3A3A3A"/>
              </w:rPr>
            </w:pPr>
          </w:p>
          <w:p w14:paraId="499C7E81" w14:textId="77777777" w:rsidR="00497641" w:rsidRDefault="00000000">
            <w:pPr>
              <w:rPr>
                <w:color w:val="3A3A3A"/>
              </w:rPr>
            </w:pPr>
            <w:r>
              <w:rPr>
                <w:color w:val="3A3A3A"/>
              </w:rPr>
              <w:t>Swastika Thapa</w:t>
            </w:r>
          </w:p>
        </w:tc>
      </w:tr>
      <w:tr w:rsidR="00497641" w14:paraId="1D22F8C4"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120A80A7" w14:textId="77777777" w:rsidR="00497641" w:rsidRDefault="00497641">
            <w:pPr>
              <w:rPr>
                <w:b/>
                <w:color w:val="3A3A3A"/>
              </w:rPr>
            </w:pPr>
          </w:p>
          <w:p w14:paraId="37F65113" w14:textId="77777777" w:rsidR="00497641" w:rsidRDefault="00000000">
            <w:pPr>
              <w:rPr>
                <w:b/>
                <w:color w:val="3A3A3A"/>
              </w:rPr>
            </w:pPr>
            <w:r>
              <w:rPr>
                <w:b/>
                <w:color w:val="3A3A3A"/>
              </w:rPr>
              <w:t>Reported on</w:t>
            </w:r>
          </w:p>
          <w:p w14:paraId="7F910789"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79DB1777" w14:textId="77777777" w:rsidR="00497641" w:rsidRDefault="00497641">
            <w:pPr>
              <w:rPr>
                <w:color w:val="3A3A3A"/>
              </w:rPr>
            </w:pPr>
          </w:p>
          <w:p w14:paraId="65202471" w14:textId="77777777" w:rsidR="00497641" w:rsidRDefault="00000000">
            <w:pPr>
              <w:rPr>
                <w:color w:val="3A3A3A"/>
              </w:rPr>
            </w:pPr>
            <w:r>
              <w:rPr>
                <w:color w:val="3A3A3A"/>
              </w:rPr>
              <w:t>26-05-2024</w:t>
            </w:r>
          </w:p>
        </w:tc>
      </w:tr>
      <w:tr w:rsidR="00497641" w14:paraId="244F13F9"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61AE3864" w14:textId="77777777" w:rsidR="00497641" w:rsidRDefault="00497641">
            <w:pPr>
              <w:rPr>
                <w:b/>
                <w:color w:val="3A3A3A"/>
              </w:rPr>
            </w:pPr>
          </w:p>
          <w:p w14:paraId="73B62F37" w14:textId="77777777" w:rsidR="00497641" w:rsidRDefault="00000000">
            <w:pPr>
              <w:rPr>
                <w:b/>
                <w:color w:val="3A3A3A"/>
              </w:rPr>
            </w:pPr>
            <w:r>
              <w:rPr>
                <w:b/>
                <w:color w:val="3A3A3A"/>
              </w:rPr>
              <w:t>Status</w:t>
            </w:r>
          </w:p>
          <w:p w14:paraId="2F3E377C"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00E3561C" w14:textId="77777777" w:rsidR="00497641" w:rsidRDefault="00497641">
            <w:pPr>
              <w:rPr>
                <w:color w:val="3A3A3A"/>
              </w:rPr>
            </w:pPr>
          </w:p>
          <w:p w14:paraId="2C6B1D48" w14:textId="77777777" w:rsidR="00497641" w:rsidRDefault="00000000">
            <w:pPr>
              <w:rPr>
                <w:color w:val="3A3A3A"/>
              </w:rPr>
            </w:pPr>
            <w:r>
              <w:rPr>
                <w:color w:val="3A3A3A"/>
              </w:rPr>
              <w:t>New</w:t>
            </w:r>
          </w:p>
        </w:tc>
      </w:tr>
      <w:tr w:rsidR="00497641" w14:paraId="2BFA3CA5"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08BDFB02" w14:textId="77777777" w:rsidR="00497641" w:rsidRDefault="00497641">
            <w:pPr>
              <w:rPr>
                <w:b/>
                <w:color w:val="3A3A3A"/>
              </w:rPr>
            </w:pPr>
          </w:p>
          <w:p w14:paraId="7B5338C1" w14:textId="77777777" w:rsidR="00497641" w:rsidRDefault="00000000">
            <w:pPr>
              <w:rPr>
                <w:b/>
                <w:color w:val="3A3A3A"/>
              </w:rPr>
            </w:pPr>
            <w:r>
              <w:rPr>
                <w:b/>
                <w:color w:val="3A3A3A"/>
              </w:rPr>
              <w:t>Assigned To</w:t>
            </w:r>
          </w:p>
          <w:p w14:paraId="42B52F13"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3BDBBDCD" w14:textId="77777777" w:rsidR="00497641" w:rsidRDefault="00497641">
            <w:pPr>
              <w:rPr>
                <w:color w:val="3A3A3A"/>
              </w:rPr>
            </w:pPr>
          </w:p>
          <w:p w14:paraId="780D2967" w14:textId="77777777" w:rsidR="00497641" w:rsidRDefault="00000000">
            <w:pPr>
              <w:rPr>
                <w:color w:val="3A3A3A"/>
              </w:rPr>
            </w:pPr>
            <w:r>
              <w:rPr>
                <w:color w:val="3A3A3A"/>
              </w:rPr>
              <w:t>Developer ABC</w:t>
            </w:r>
          </w:p>
        </w:tc>
      </w:tr>
      <w:tr w:rsidR="00497641" w14:paraId="75178D40" w14:textId="77777777">
        <w:trPr>
          <w:trHeight w:val="1965"/>
        </w:trPr>
        <w:tc>
          <w:tcPr>
            <w:tcW w:w="3075" w:type="dxa"/>
            <w:tcBorders>
              <w:top w:val="single" w:sz="5" w:space="0" w:color="DDDDDD"/>
              <w:left w:val="nil"/>
              <w:bottom w:val="nil"/>
              <w:right w:val="nil"/>
            </w:tcBorders>
            <w:tcMar>
              <w:top w:w="100" w:type="dxa"/>
              <w:left w:w="100" w:type="dxa"/>
              <w:bottom w:w="100" w:type="dxa"/>
              <w:right w:w="100" w:type="dxa"/>
            </w:tcMar>
          </w:tcPr>
          <w:p w14:paraId="39F552E5" w14:textId="77777777" w:rsidR="00497641" w:rsidRDefault="00497641">
            <w:pPr>
              <w:rPr>
                <w:b/>
                <w:color w:val="3A3A3A"/>
              </w:rPr>
            </w:pPr>
          </w:p>
          <w:p w14:paraId="1379E393" w14:textId="77777777" w:rsidR="00497641" w:rsidRDefault="00497641">
            <w:pPr>
              <w:rPr>
                <w:b/>
                <w:color w:val="3A3A3A"/>
              </w:rPr>
            </w:pPr>
          </w:p>
          <w:p w14:paraId="461C43B6" w14:textId="77777777" w:rsidR="00497641" w:rsidRDefault="00000000">
            <w:pPr>
              <w:rPr>
                <w:color w:val="3A3A3A"/>
              </w:rPr>
            </w:pPr>
            <w:r>
              <w:rPr>
                <w:b/>
                <w:color w:val="3A3A3A"/>
              </w:rPr>
              <w:t>Defect Description</w:t>
            </w:r>
          </w:p>
        </w:tc>
        <w:tc>
          <w:tcPr>
            <w:tcW w:w="6390" w:type="dxa"/>
            <w:tcBorders>
              <w:top w:val="single" w:sz="5" w:space="0" w:color="DDDDDD"/>
              <w:left w:val="nil"/>
              <w:bottom w:val="nil"/>
              <w:right w:val="nil"/>
            </w:tcBorders>
            <w:tcMar>
              <w:top w:w="100" w:type="dxa"/>
              <w:left w:w="100" w:type="dxa"/>
              <w:bottom w:w="100" w:type="dxa"/>
              <w:right w:w="100" w:type="dxa"/>
            </w:tcMar>
          </w:tcPr>
          <w:p w14:paraId="455E77A1" w14:textId="77777777" w:rsidR="00497641" w:rsidRDefault="00497641">
            <w:pPr>
              <w:rPr>
                <w:color w:val="3A3A3A"/>
              </w:rPr>
            </w:pPr>
          </w:p>
          <w:p w14:paraId="54204583" w14:textId="28225EC5" w:rsidR="00497641" w:rsidRDefault="00000000">
            <w:pPr>
              <w:jc w:val="both"/>
              <w:rPr>
                <w:color w:val="3A3A3A"/>
              </w:rPr>
            </w:pPr>
            <w:r>
              <w:rPr>
                <w:color w:val="3A3A3A"/>
              </w:rPr>
              <w:t xml:space="preserve">When I select a different </w:t>
            </w:r>
            <w:r w:rsidR="00906BA5">
              <w:rPr>
                <w:color w:val="3A3A3A"/>
              </w:rPr>
              <w:t>colour</w:t>
            </w:r>
            <w:r>
              <w:rPr>
                <w:color w:val="3A3A3A"/>
              </w:rPr>
              <w:t xml:space="preserve"> for the product, only the main image changes. The remaining images don't update to show the chosen </w:t>
            </w:r>
            <w:r w:rsidR="00906BA5">
              <w:rPr>
                <w:color w:val="3A3A3A"/>
              </w:rPr>
              <w:t>colour</w:t>
            </w:r>
            <w:r>
              <w:rPr>
                <w:color w:val="3A3A3A"/>
              </w:rPr>
              <w:t>.</w:t>
            </w:r>
          </w:p>
        </w:tc>
      </w:tr>
      <w:tr w:rsidR="00497641" w14:paraId="3AF4B888" w14:textId="77777777">
        <w:trPr>
          <w:trHeight w:val="1545"/>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2392C836" w14:textId="77777777" w:rsidR="00497641" w:rsidRDefault="00497641">
            <w:pPr>
              <w:rPr>
                <w:b/>
                <w:color w:val="3A3A3A"/>
              </w:rPr>
            </w:pPr>
          </w:p>
          <w:p w14:paraId="5117921D" w14:textId="77777777" w:rsidR="00497641" w:rsidRDefault="00000000">
            <w:pPr>
              <w:rPr>
                <w:color w:val="3A3A3A"/>
              </w:rPr>
            </w:pPr>
            <w:r>
              <w:rPr>
                <w:b/>
                <w:color w:val="3A3A3A"/>
              </w:rPr>
              <w:t>Steps to reproduce</w:t>
            </w:r>
          </w:p>
          <w:p w14:paraId="104D3BDA"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7DFDE173" w14:textId="77777777" w:rsidR="00497641" w:rsidRDefault="00000000">
            <w:pPr>
              <w:ind w:left="720"/>
              <w:rPr>
                <w:color w:val="3A3A3A"/>
              </w:rPr>
            </w:pPr>
            <w:r>
              <w:rPr>
                <w:color w:val="3A3A3A"/>
              </w:rPr>
              <w:t>1. URL: magento.softwaretestingboard.com</w:t>
            </w:r>
          </w:p>
          <w:p w14:paraId="0FBEEF04" w14:textId="77777777" w:rsidR="00497641" w:rsidRDefault="00000000">
            <w:pPr>
              <w:ind w:left="720"/>
              <w:rPr>
                <w:color w:val="3A3A3A"/>
              </w:rPr>
            </w:pPr>
            <w:r>
              <w:rPr>
                <w:color w:val="3A3A3A"/>
              </w:rPr>
              <w:t>2. Open the website.</w:t>
            </w:r>
          </w:p>
          <w:p w14:paraId="2AE43835" w14:textId="77777777" w:rsidR="00497641" w:rsidRDefault="00000000">
            <w:pPr>
              <w:ind w:left="720"/>
              <w:rPr>
                <w:color w:val="3A3A3A"/>
              </w:rPr>
            </w:pPr>
            <w:r>
              <w:rPr>
                <w:color w:val="3A3A3A"/>
              </w:rPr>
              <w:t>3. Navigate to the home page.</w:t>
            </w:r>
          </w:p>
          <w:p w14:paraId="104D153C" w14:textId="77777777" w:rsidR="00497641" w:rsidRDefault="00000000">
            <w:pPr>
              <w:ind w:left="720"/>
              <w:rPr>
                <w:color w:val="3A3A3A"/>
              </w:rPr>
            </w:pPr>
            <w:r>
              <w:rPr>
                <w:color w:val="3A3A3A"/>
              </w:rPr>
              <w:t>4. Hover on women</w:t>
            </w:r>
          </w:p>
          <w:p w14:paraId="78345950" w14:textId="77777777" w:rsidR="00497641" w:rsidRDefault="00000000">
            <w:pPr>
              <w:ind w:left="720"/>
              <w:rPr>
                <w:color w:val="3A3A3A"/>
              </w:rPr>
            </w:pPr>
            <w:r>
              <w:rPr>
                <w:color w:val="3A3A3A"/>
              </w:rPr>
              <w:t>5. Click to tops&gt;&gt;Jacket</w:t>
            </w:r>
          </w:p>
          <w:p w14:paraId="0B534CF3" w14:textId="77777777" w:rsidR="00497641" w:rsidRDefault="00000000">
            <w:pPr>
              <w:ind w:left="720"/>
              <w:rPr>
                <w:color w:val="3A3A3A"/>
              </w:rPr>
            </w:pPr>
            <w:r>
              <w:rPr>
                <w:color w:val="3A3A3A"/>
              </w:rPr>
              <w:t>6. Click on Juno Jacket</w:t>
            </w:r>
          </w:p>
          <w:p w14:paraId="15BBB58F" w14:textId="474314B3" w:rsidR="00497641" w:rsidRDefault="00000000">
            <w:pPr>
              <w:ind w:left="720"/>
              <w:rPr>
                <w:color w:val="3A3A3A"/>
              </w:rPr>
            </w:pPr>
            <w:r>
              <w:rPr>
                <w:color w:val="3A3A3A"/>
              </w:rPr>
              <w:t xml:space="preserve">7. Choose the green </w:t>
            </w:r>
            <w:r w:rsidR="00906BA5">
              <w:rPr>
                <w:color w:val="3A3A3A"/>
              </w:rPr>
              <w:t>colour</w:t>
            </w:r>
            <w:r>
              <w:rPr>
                <w:color w:val="3A3A3A"/>
              </w:rPr>
              <w:t>.</w:t>
            </w:r>
          </w:p>
          <w:p w14:paraId="5D30FA07" w14:textId="77777777" w:rsidR="00497641" w:rsidRDefault="00497641">
            <w:pPr>
              <w:ind w:left="720"/>
              <w:rPr>
                <w:color w:val="3A3A3A"/>
              </w:rPr>
            </w:pPr>
          </w:p>
        </w:tc>
      </w:tr>
      <w:tr w:rsidR="00497641" w14:paraId="63829985"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59581903" w14:textId="77777777" w:rsidR="00497641" w:rsidRDefault="00497641">
            <w:pPr>
              <w:rPr>
                <w:b/>
                <w:color w:val="3A3A3A"/>
              </w:rPr>
            </w:pPr>
          </w:p>
          <w:p w14:paraId="23C47F9A" w14:textId="77777777" w:rsidR="00497641" w:rsidRDefault="00497641">
            <w:pPr>
              <w:rPr>
                <w:b/>
                <w:color w:val="3A3A3A"/>
              </w:rPr>
            </w:pPr>
          </w:p>
          <w:p w14:paraId="446005EB" w14:textId="77777777" w:rsidR="00497641" w:rsidRDefault="00000000">
            <w:pPr>
              <w:rPr>
                <w:b/>
                <w:color w:val="3A3A3A"/>
              </w:rPr>
            </w:pPr>
            <w:r>
              <w:rPr>
                <w:b/>
                <w:color w:val="3A3A3A"/>
              </w:rPr>
              <w:t>Expected Result</w:t>
            </w:r>
          </w:p>
          <w:p w14:paraId="32CFF372"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6EBB258B" w14:textId="77777777" w:rsidR="00497641" w:rsidRDefault="00497641">
            <w:pPr>
              <w:rPr>
                <w:color w:val="3A3A3A"/>
              </w:rPr>
            </w:pPr>
          </w:p>
          <w:p w14:paraId="1C9C2A21" w14:textId="77777777" w:rsidR="00497641" w:rsidRDefault="00497641">
            <w:pPr>
              <w:rPr>
                <w:color w:val="3A3A3A"/>
              </w:rPr>
            </w:pPr>
          </w:p>
          <w:p w14:paraId="2E08E55E" w14:textId="5C7C4226" w:rsidR="00497641" w:rsidRDefault="00000000">
            <w:pPr>
              <w:rPr>
                <w:color w:val="3A3A3A"/>
              </w:rPr>
            </w:pPr>
            <w:r>
              <w:rPr>
                <w:color w:val="3A3A3A"/>
              </w:rPr>
              <w:t xml:space="preserve">Product </w:t>
            </w:r>
            <w:r w:rsidR="00906BA5">
              <w:rPr>
                <w:color w:val="3A3A3A"/>
              </w:rPr>
              <w:t>colour</w:t>
            </w:r>
            <w:r>
              <w:rPr>
                <w:color w:val="3A3A3A"/>
              </w:rPr>
              <w:t xml:space="preserve"> needs to change with all product image angles.</w:t>
            </w:r>
          </w:p>
          <w:p w14:paraId="26541586" w14:textId="77777777" w:rsidR="00497641" w:rsidRDefault="00497641">
            <w:pPr>
              <w:rPr>
                <w:color w:val="3A3A3A"/>
              </w:rPr>
            </w:pPr>
          </w:p>
          <w:p w14:paraId="02CA8F5F" w14:textId="77777777" w:rsidR="00497641" w:rsidRDefault="00497641">
            <w:pPr>
              <w:rPr>
                <w:color w:val="3A3A3A"/>
              </w:rPr>
            </w:pPr>
          </w:p>
          <w:p w14:paraId="2FEAF340" w14:textId="77777777" w:rsidR="00497641" w:rsidRDefault="00497641">
            <w:pPr>
              <w:rPr>
                <w:color w:val="3A3A3A"/>
              </w:rPr>
            </w:pPr>
          </w:p>
        </w:tc>
      </w:tr>
      <w:tr w:rsidR="00497641" w14:paraId="3AACAFC0"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244867CC" w14:textId="77777777" w:rsidR="00497641" w:rsidRDefault="00497641">
            <w:pPr>
              <w:rPr>
                <w:b/>
                <w:color w:val="3A3A3A"/>
              </w:rPr>
            </w:pPr>
          </w:p>
          <w:p w14:paraId="08C2C6D8" w14:textId="77777777" w:rsidR="00497641" w:rsidRDefault="00000000">
            <w:pPr>
              <w:rPr>
                <w:color w:val="3A3A3A"/>
              </w:rPr>
            </w:pPr>
            <w:r>
              <w:rPr>
                <w:b/>
                <w:color w:val="3A3A3A"/>
              </w:rPr>
              <w:t>Actual Result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3352F5C1" w14:textId="77777777" w:rsidR="00497641" w:rsidRDefault="00497641">
            <w:pPr>
              <w:rPr>
                <w:color w:val="3A3A3A"/>
              </w:rPr>
            </w:pPr>
          </w:p>
          <w:p w14:paraId="10AACA2D" w14:textId="0FCF6FB6" w:rsidR="00497641" w:rsidRDefault="00000000">
            <w:pPr>
              <w:rPr>
                <w:color w:val="3A3A3A"/>
              </w:rPr>
            </w:pPr>
            <w:r>
              <w:rPr>
                <w:color w:val="3A3A3A"/>
              </w:rPr>
              <w:t xml:space="preserve">When I select a </w:t>
            </w:r>
            <w:r w:rsidR="00906BA5">
              <w:rPr>
                <w:color w:val="3A3A3A"/>
              </w:rPr>
              <w:t>colour</w:t>
            </w:r>
            <w:r>
              <w:rPr>
                <w:color w:val="3A3A3A"/>
              </w:rPr>
              <w:t xml:space="preserve">, only the main product image changes. The remaining images, showing the product from different angles, don't update to reflect the chosen </w:t>
            </w:r>
            <w:r w:rsidR="00906BA5">
              <w:rPr>
                <w:color w:val="3A3A3A"/>
              </w:rPr>
              <w:t>colour</w:t>
            </w:r>
            <w:r>
              <w:rPr>
                <w:color w:val="3A3A3A"/>
              </w:rPr>
              <w:t>.</w:t>
            </w:r>
          </w:p>
          <w:p w14:paraId="031AEAC1" w14:textId="77777777" w:rsidR="00497641" w:rsidRDefault="00497641">
            <w:pPr>
              <w:rPr>
                <w:color w:val="3A3A3A"/>
              </w:rPr>
            </w:pPr>
          </w:p>
        </w:tc>
      </w:tr>
      <w:tr w:rsidR="00497641" w14:paraId="097E055E" w14:textId="77777777">
        <w:trPr>
          <w:trHeight w:val="3225"/>
        </w:trPr>
        <w:tc>
          <w:tcPr>
            <w:tcW w:w="3075" w:type="dxa"/>
            <w:tcBorders>
              <w:top w:val="single" w:sz="5" w:space="0" w:color="DDDDDD"/>
              <w:left w:val="nil"/>
              <w:bottom w:val="nil"/>
              <w:right w:val="nil"/>
            </w:tcBorders>
            <w:tcMar>
              <w:top w:w="100" w:type="dxa"/>
              <w:left w:w="100" w:type="dxa"/>
              <w:bottom w:w="100" w:type="dxa"/>
              <w:right w:w="100" w:type="dxa"/>
            </w:tcMar>
          </w:tcPr>
          <w:p w14:paraId="0DDF3717" w14:textId="77777777" w:rsidR="00497641" w:rsidRDefault="00497641">
            <w:pPr>
              <w:rPr>
                <w:b/>
                <w:color w:val="3A3A3A"/>
              </w:rPr>
            </w:pPr>
          </w:p>
          <w:p w14:paraId="47512BC5" w14:textId="77777777" w:rsidR="00497641" w:rsidRDefault="00000000">
            <w:pPr>
              <w:rPr>
                <w:color w:val="3A3A3A"/>
              </w:rPr>
            </w:pPr>
            <w:r>
              <w:rPr>
                <w:b/>
                <w:color w:val="3A3A3A"/>
              </w:rPr>
              <w:t>Evidence/attachment</w:t>
            </w:r>
          </w:p>
        </w:tc>
        <w:tc>
          <w:tcPr>
            <w:tcW w:w="6390" w:type="dxa"/>
            <w:tcBorders>
              <w:top w:val="single" w:sz="5" w:space="0" w:color="DDDDDD"/>
              <w:left w:val="nil"/>
              <w:bottom w:val="nil"/>
              <w:right w:val="nil"/>
            </w:tcBorders>
            <w:tcMar>
              <w:top w:w="100" w:type="dxa"/>
              <w:left w:w="100" w:type="dxa"/>
              <w:bottom w:w="100" w:type="dxa"/>
              <w:right w:w="100" w:type="dxa"/>
            </w:tcMar>
          </w:tcPr>
          <w:p w14:paraId="10090A2C" w14:textId="77777777" w:rsidR="00497641" w:rsidRDefault="00000000">
            <w:pPr>
              <w:rPr>
                <w:color w:val="3A3A3A"/>
              </w:rPr>
            </w:pPr>
            <w:r>
              <w:rPr>
                <w:color w:val="3A3A3A"/>
              </w:rPr>
              <w:t xml:space="preserve">SS: </w:t>
            </w:r>
          </w:p>
          <w:p w14:paraId="45D7F926" w14:textId="492EED0E" w:rsidR="00497641" w:rsidRDefault="00906BA5">
            <w:pPr>
              <w:rPr>
                <w:color w:val="3A3A3A"/>
              </w:rPr>
            </w:pPr>
            <w:r>
              <w:rPr>
                <w:noProof/>
                <w:color w:val="3A3A3A"/>
              </w:rPr>
              <mc:AlternateContent>
                <mc:Choice Requires="wps">
                  <w:drawing>
                    <wp:anchor distT="0" distB="0" distL="114300" distR="114300" simplePos="0" relativeHeight="251666432" behindDoc="0" locked="0" layoutInCell="1" allowOverlap="1" wp14:anchorId="28490E06" wp14:editId="1040DB9A">
                      <wp:simplePos x="0" y="0"/>
                      <wp:positionH relativeFrom="column">
                        <wp:posOffset>1986491</wp:posOffset>
                      </wp:positionH>
                      <wp:positionV relativeFrom="paragraph">
                        <wp:posOffset>791845</wp:posOffset>
                      </wp:positionV>
                      <wp:extent cx="0" cy="289560"/>
                      <wp:effectExtent l="76200" t="0" r="57150" b="53340"/>
                      <wp:wrapNone/>
                      <wp:docPr id="1988928946" name="Straight Arrow Connector 11"/>
                      <wp:cNvGraphicFramePr/>
                      <a:graphic xmlns:a="http://schemas.openxmlformats.org/drawingml/2006/main">
                        <a:graphicData uri="http://schemas.microsoft.com/office/word/2010/wordprocessingShape">
                          <wps:wsp>
                            <wps:cNvCnPr/>
                            <wps:spPr>
                              <a:xfrm>
                                <a:off x="0" y="0"/>
                                <a:ext cx="0" cy="289560"/>
                              </a:xfrm>
                              <a:prstGeom prst="straightConnector1">
                                <a:avLst/>
                              </a:prstGeom>
                              <a:ln w="12700">
                                <a:solidFill>
                                  <a:srgbClr val="FF0000"/>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DC70D9D" id="Straight Arrow Connector 11" o:spid="_x0000_s1026" type="#_x0000_t32" style="position:absolute;margin-left:156.4pt;margin-top:62.35pt;width:0;height:22.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" strokecolor="red" strokeweight="1pt">
                      <v:stroke endarrow="block"/>
                    </v:shape>
                  </w:pict>
                </mc:Fallback>
              </mc:AlternateContent>
            </w:r>
            <w:r>
              <w:rPr>
                <w:noProof/>
                <w:color w:val="3A3A3A"/>
              </w:rPr>
              <mc:AlternateContent>
                <mc:Choice Requires="wps">
                  <w:drawing>
                    <wp:anchor distT="0" distB="0" distL="114300" distR="114300" simplePos="0" relativeHeight="251665408" behindDoc="0" locked="0" layoutInCell="1" allowOverlap="1" wp14:anchorId="6016D343" wp14:editId="33D46FCD">
                      <wp:simplePos x="0" y="0"/>
                      <wp:positionH relativeFrom="column">
                        <wp:posOffset>1972945</wp:posOffset>
                      </wp:positionH>
                      <wp:positionV relativeFrom="paragraph">
                        <wp:posOffset>795655</wp:posOffset>
                      </wp:positionV>
                      <wp:extent cx="819150" cy="0"/>
                      <wp:effectExtent l="0" t="0" r="0" b="0"/>
                      <wp:wrapNone/>
                      <wp:docPr id="52944207" name="Straight Connector 10"/>
                      <wp:cNvGraphicFramePr/>
                      <a:graphic xmlns:a="http://schemas.openxmlformats.org/drawingml/2006/main">
                        <a:graphicData uri="http://schemas.microsoft.com/office/word/2010/wordprocessingShape">
                          <wps:wsp>
                            <wps:cNvCnPr/>
                            <wps:spPr>
                              <a:xfrm flipH="1">
                                <a:off x="0" y="0"/>
                                <a:ext cx="819150" cy="0"/>
                              </a:xfrm>
                              <a:prstGeom prst="line">
                                <a:avLst/>
                              </a:prstGeom>
                              <a:ln w="12700">
                                <a:solidFill>
                                  <a:srgbClr val="FF0000"/>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83C140A" id="Straight Connector 10"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155.35pt,62.65pt" to="219.85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" strokecolor="red" strokeweight="1pt"/>
                  </w:pict>
                </mc:Fallback>
              </mc:AlternateContent>
            </w:r>
            <w:r>
              <w:rPr>
                <w:noProof/>
                <w:color w:val="3A3A3A"/>
              </w:rPr>
              <mc:AlternateContent>
                <mc:Choice Requires="wps">
                  <w:drawing>
                    <wp:anchor distT="0" distB="0" distL="114300" distR="114300" simplePos="0" relativeHeight="251664384" behindDoc="0" locked="0" layoutInCell="1" allowOverlap="1" wp14:anchorId="56111218" wp14:editId="5DA3B4EF">
                      <wp:simplePos x="0" y="0"/>
                      <wp:positionH relativeFrom="column">
                        <wp:posOffset>2788285</wp:posOffset>
                      </wp:positionH>
                      <wp:positionV relativeFrom="paragraph">
                        <wp:posOffset>490855</wp:posOffset>
                      </wp:positionV>
                      <wp:extent cx="320040" cy="411480"/>
                      <wp:effectExtent l="57150" t="19050" r="80010" b="102870"/>
                      <wp:wrapNone/>
                      <wp:docPr id="1127540629" name="Rectangle 9"/>
                      <wp:cNvGraphicFramePr/>
                      <a:graphic xmlns:a="http://schemas.openxmlformats.org/drawingml/2006/main">
                        <a:graphicData uri="http://schemas.microsoft.com/office/word/2010/wordprocessingShape">
                          <wps:wsp>
                            <wps:cNvSpPr/>
                            <wps:spPr>
                              <a:xfrm>
                                <a:off x="0" y="0"/>
                                <a:ext cx="320040" cy="411480"/>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C444EC" id="Rectangle 9" o:spid="_x0000_s1026" style="position:absolute;margin-left:219.55pt;margin-top:38.65pt;width:25.2pt;height:32.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" filled="f" strokecolor="red" strokeweight="1pt">
                      <v:shadow on="t" color="black" opacity="22937f" origin=",.5" offset="0,.63889mm"/>
                    </v:rect>
                  </w:pict>
                </mc:Fallback>
              </mc:AlternateContent>
            </w:r>
            <w:r w:rsidR="00000000">
              <w:rPr>
                <w:noProof/>
                <w:color w:val="3A3A3A"/>
              </w:rPr>
              <w:drawing>
                <wp:inline distT="114300" distB="114300" distL="114300" distR="114300" wp14:anchorId="4AD7FFB3" wp14:editId="5B794C0B">
                  <wp:extent cx="3924300" cy="17018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924300" cy="1701800"/>
                          </a:xfrm>
                          <a:prstGeom prst="rect">
                            <a:avLst/>
                          </a:prstGeom>
                          <a:ln/>
                        </pic:spPr>
                      </pic:pic>
                    </a:graphicData>
                  </a:graphic>
                </wp:inline>
              </w:drawing>
            </w:r>
          </w:p>
        </w:tc>
      </w:tr>
      <w:tr w:rsidR="00497641" w14:paraId="3BD4B419"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42A0A377" w14:textId="77777777" w:rsidR="00497641" w:rsidRDefault="00497641">
            <w:pPr>
              <w:rPr>
                <w:b/>
                <w:color w:val="3A3A3A"/>
              </w:rPr>
            </w:pPr>
          </w:p>
          <w:p w14:paraId="27ABEE8A" w14:textId="77777777" w:rsidR="00497641" w:rsidRDefault="00000000">
            <w:pPr>
              <w:rPr>
                <w:b/>
                <w:color w:val="3A3A3A"/>
              </w:rPr>
            </w:pPr>
            <w:r>
              <w:rPr>
                <w:b/>
                <w:color w:val="3A3A3A"/>
              </w:rPr>
              <w:t>Severity</w:t>
            </w:r>
          </w:p>
          <w:p w14:paraId="09EAE39A"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132A38A8" w14:textId="77777777" w:rsidR="00497641" w:rsidRDefault="00497641">
            <w:pPr>
              <w:rPr>
                <w:color w:val="3A3A3A"/>
              </w:rPr>
            </w:pPr>
          </w:p>
          <w:p w14:paraId="55CC30DD" w14:textId="77777777" w:rsidR="00497641" w:rsidRDefault="00000000">
            <w:pPr>
              <w:rPr>
                <w:color w:val="3A3A3A"/>
              </w:rPr>
            </w:pPr>
            <w:r>
              <w:rPr>
                <w:color w:val="3A3A3A"/>
              </w:rPr>
              <w:t>Low</w:t>
            </w:r>
          </w:p>
          <w:p w14:paraId="157B7218" w14:textId="77777777" w:rsidR="00497641" w:rsidRDefault="00497641">
            <w:pPr>
              <w:rPr>
                <w:color w:val="3A3A3A"/>
              </w:rPr>
            </w:pPr>
          </w:p>
        </w:tc>
      </w:tr>
      <w:tr w:rsidR="00497641" w14:paraId="61566ECD" w14:textId="77777777">
        <w:trPr>
          <w:trHeight w:val="770"/>
        </w:trPr>
        <w:tc>
          <w:tcPr>
            <w:tcW w:w="3075" w:type="dxa"/>
            <w:tcBorders>
              <w:top w:val="single" w:sz="5" w:space="0" w:color="DDDDDD"/>
              <w:left w:val="nil"/>
              <w:bottom w:val="nil"/>
              <w:right w:val="nil"/>
            </w:tcBorders>
            <w:tcMar>
              <w:top w:w="100" w:type="dxa"/>
              <w:left w:w="100" w:type="dxa"/>
              <w:bottom w:w="100" w:type="dxa"/>
              <w:right w:w="100" w:type="dxa"/>
            </w:tcMar>
          </w:tcPr>
          <w:p w14:paraId="6A0DF174" w14:textId="77777777" w:rsidR="00497641" w:rsidRDefault="00497641">
            <w:pPr>
              <w:rPr>
                <w:b/>
                <w:color w:val="3A3A3A"/>
              </w:rPr>
            </w:pPr>
          </w:p>
          <w:p w14:paraId="33F4EF32" w14:textId="77777777" w:rsidR="00497641" w:rsidRDefault="00000000">
            <w:pPr>
              <w:rPr>
                <w:b/>
                <w:color w:val="3A3A3A"/>
              </w:rPr>
            </w:pPr>
            <w:r>
              <w:rPr>
                <w:b/>
                <w:color w:val="3A3A3A"/>
              </w:rPr>
              <w:t>Priority</w:t>
            </w:r>
          </w:p>
          <w:p w14:paraId="568914E6"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63F39D2F" w14:textId="77777777" w:rsidR="00497641" w:rsidRDefault="00497641">
            <w:pPr>
              <w:rPr>
                <w:color w:val="3A3A3A"/>
              </w:rPr>
            </w:pPr>
          </w:p>
          <w:p w14:paraId="13E207EB" w14:textId="77777777" w:rsidR="00497641" w:rsidRDefault="00000000">
            <w:pPr>
              <w:rPr>
                <w:color w:val="3A3A3A"/>
              </w:rPr>
            </w:pPr>
            <w:r>
              <w:rPr>
                <w:color w:val="3A3A3A"/>
              </w:rPr>
              <w:t>High</w:t>
            </w:r>
          </w:p>
        </w:tc>
      </w:tr>
      <w:tr w:rsidR="00497641" w14:paraId="61234BEB"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4BE5A3A9" w14:textId="77777777" w:rsidR="00497641" w:rsidRDefault="00000000">
            <w:pPr>
              <w:rPr>
                <w:color w:val="3A3A3A"/>
              </w:rPr>
            </w:pPr>
            <w:r>
              <w:rPr>
                <w:b/>
                <w:color w:val="3A3A3A"/>
              </w:rPr>
              <w:lastRenderedPageBreak/>
              <w:t>Environment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43C46788" w14:textId="77777777" w:rsidR="00497641" w:rsidRDefault="00000000">
            <w:pPr>
              <w:rPr>
                <w:color w:val="3A3A3A"/>
              </w:rPr>
            </w:pPr>
            <w:r>
              <w:rPr>
                <w:color w:val="3A3A3A"/>
              </w:rPr>
              <w:t>OS: Windows (x86) 11</w:t>
            </w:r>
          </w:p>
          <w:p w14:paraId="60C49DC7" w14:textId="77777777" w:rsidR="00497641" w:rsidRDefault="00000000">
            <w:pPr>
              <w:rPr>
                <w:color w:val="3A3A3A"/>
              </w:rPr>
            </w:pPr>
            <w:r>
              <w:rPr>
                <w:color w:val="3A3A3A"/>
              </w:rPr>
              <w:t>Browser: Chrome 124.0.6367.208</w:t>
            </w:r>
          </w:p>
          <w:p w14:paraId="71E5BF2B" w14:textId="77777777" w:rsidR="00497641" w:rsidRDefault="00000000">
            <w:pPr>
              <w:rPr>
                <w:color w:val="3A3A3A"/>
              </w:rPr>
            </w:pPr>
            <w:r>
              <w:rPr>
                <w:color w:val="3A3A3A"/>
              </w:rPr>
              <w:t>Window size: 1536x730</w:t>
            </w:r>
          </w:p>
          <w:p w14:paraId="15E3D9B2" w14:textId="77777777" w:rsidR="00497641" w:rsidRDefault="00000000">
            <w:pPr>
              <w:rPr>
                <w:color w:val="3A3A3A"/>
              </w:rPr>
            </w:pPr>
            <w:r>
              <w:rPr>
                <w:color w:val="3A3A3A"/>
              </w:rPr>
              <w:t>Device: HP Laptop</w:t>
            </w:r>
          </w:p>
        </w:tc>
      </w:tr>
    </w:tbl>
    <w:p w14:paraId="22245070" w14:textId="77777777" w:rsidR="00497641" w:rsidRDefault="00497641"/>
    <w:p w14:paraId="662E98E6" w14:textId="77777777" w:rsidR="00497641" w:rsidRDefault="00497641"/>
    <w:p w14:paraId="24ACA2F2" w14:textId="0EC06831" w:rsidR="00497641" w:rsidRDefault="00EE3107">
      <w:pPr>
        <w:rPr>
          <w:b/>
        </w:rPr>
      </w:pPr>
      <w:r>
        <w:rPr>
          <w:b/>
          <w:noProof/>
          <w:color w:val="38761D"/>
          <w:sz w:val="26"/>
          <w:szCs w:val="26"/>
          <w:u w:val="single"/>
        </w:rPr>
        <mc:AlternateContent>
          <mc:Choice Requires="wps">
            <w:drawing>
              <wp:anchor distT="0" distB="0" distL="114300" distR="114300" simplePos="0" relativeHeight="251678720" behindDoc="0" locked="0" layoutInCell="1" allowOverlap="1" wp14:anchorId="0669D4B4" wp14:editId="2511BA02">
                <wp:simplePos x="0" y="0"/>
                <wp:positionH relativeFrom="column">
                  <wp:posOffset>0</wp:posOffset>
                </wp:positionH>
                <wp:positionV relativeFrom="paragraph">
                  <wp:posOffset>38100</wp:posOffset>
                </wp:positionV>
                <wp:extent cx="5985163" cy="0"/>
                <wp:effectExtent l="38100" t="38100" r="73025" b="95250"/>
                <wp:wrapNone/>
                <wp:docPr id="1995404849" name="Straight Connector 21"/>
                <wp:cNvGraphicFramePr/>
                <a:graphic xmlns:a="http://schemas.openxmlformats.org/drawingml/2006/main">
                  <a:graphicData uri="http://schemas.microsoft.com/office/word/2010/wordprocessingShape">
                    <wps:wsp>
                      <wps:cNvCnPr/>
                      <wps:spPr>
                        <a:xfrm>
                          <a:off x="0" y="0"/>
                          <a:ext cx="598516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A07355C" id="Straight Connector 21"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0,3pt" to="471.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" strokecolor="#4f81bd [3204]" strokeweight="2pt">
                <v:shadow on="t" color="black" opacity="24903f" origin=",.5" offset="0,.55556mm"/>
              </v:line>
            </w:pict>
          </mc:Fallback>
        </mc:AlternateContent>
      </w:r>
    </w:p>
    <w:p w14:paraId="37C8A7B8" w14:textId="77777777" w:rsidR="00497641" w:rsidRDefault="00497641">
      <w:pPr>
        <w:rPr>
          <w:b/>
        </w:rPr>
      </w:pPr>
    </w:p>
    <w:p w14:paraId="27D6FDFC" w14:textId="77777777" w:rsidR="00497641" w:rsidRDefault="00497641">
      <w:pPr>
        <w:rPr>
          <w:b/>
        </w:rPr>
      </w:pPr>
    </w:p>
    <w:p w14:paraId="7DDA729A" w14:textId="3EF23396" w:rsidR="00497641" w:rsidRDefault="00000000">
      <w:pPr>
        <w:rPr>
          <w:b/>
          <w:color w:val="38761D"/>
          <w:sz w:val="26"/>
          <w:szCs w:val="26"/>
          <w:u w:val="single"/>
        </w:rPr>
      </w:pPr>
      <w:r>
        <w:rPr>
          <w:b/>
          <w:color w:val="38761D"/>
          <w:sz w:val="26"/>
          <w:szCs w:val="26"/>
          <w:u w:val="single"/>
        </w:rPr>
        <w:t xml:space="preserve">Report: </w:t>
      </w:r>
      <w:r w:rsidR="001628F9">
        <w:rPr>
          <w:b/>
          <w:color w:val="38761D"/>
          <w:sz w:val="26"/>
          <w:szCs w:val="26"/>
          <w:u w:val="single"/>
        </w:rPr>
        <w:t>6</w:t>
      </w:r>
    </w:p>
    <w:p w14:paraId="406B77C7" w14:textId="77777777" w:rsidR="00497641" w:rsidRDefault="00497641">
      <w:pPr>
        <w:rPr>
          <w:b/>
        </w:rPr>
      </w:pPr>
    </w:p>
    <w:p w14:paraId="75DEF49E" w14:textId="77777777" w:rsidR="00497641" w:rsidRDefault="00000000">
      <w:pPr>
        <w:rPr>
          <w:b/>
        </w:rPr>
      </w:pPr>
      <w:r>
        <w:rPr>
          <w:b/>
        </w:rPr>
        <w:t>Component / Module: Home page/ Cart Function/Shipping Method</w:t>
      </w:r>
    </w:p>
    <w:p w14:paraId="055B3DC0" w14:textId="77777777" w:rsidR="00497641" w:rsidRDefault="00000000">
      <w:pPr>
        <w:rPr>
          <w:b/>
        </w:rPr>
      </w:pPr>
      <w:r>
        <w:rPr>
          <w:b/>
        </w:rPr>
        <w:t xml:space="preserve">Reporter: </w:t>
      </w:r>
      <w:r>
        <w:rPr>
          <w:b/>
        </w:rPr>
        <w:tab/>
      </w:r>
      <w:r>
        <w:rPr>
          <w:b/>
        </w:rPr>
        <w:tab/>
        <w:t>Swastika Thapa</w:t>
      </w:r>
    </w:p>
    <w:p w14:paraId="185C950B" w14:textId="77777777" w:rsidR="00497641" w:rsidRDefault="00000000">
      <w:pPr>
        <w:rPr>
          <w:b/>
        </w:rPr>
      </w:pPr>
      <w:r>
        <w:rPr>
          <w:b/>
        </w:rPr>
        <w:t xml:space="preserve">Date: </w:t>
      </w:r>
      <w:r>
        <w:rPr>
          <w:b/>
        </w:rPr>
        <w:tab/>
      </w:r>
      <w:r>
        <w:rPr>
          <w:b/>
        </w:rPr>
        <w:tab/>
      </w:r>
      <w:r>
        <w:rPr>
          <w:b/>
        </w:rPr>
        <w:tab/>
        <w:t>26-05-2024</w:t>
      </w:r>
    </w:p>
    <w:p w14:paraId="32CE7381" w14:textId="2072A58A" w:rsidR="00497641" w:rsidRDefault="00000000">
      <w:pPr>
        <w:rPr>
          <w:b/>
        </w:rPr>
      </w:pPr>
      <w:r>
        <w:rPr>
          <w:b/>
        </w:rPr>
        <w:t>Reviewer:</w:t>
      </w:r>
      <w:r>
        <w:rPr>
          <w:b/>
        </w:rPr>
        <w:tab/>
      </w:r>
      <w:r>
        <w:rPr>
          <w:b/>
        </w:rPr>
        <w:tab/>
      </w:r>
      <w:r w:rsidR="00906BA5">
        <w:rPr>
          <w:b/>
        </w:rPr>
        <w:t>Paramananda</w:t>
      </w:r>
      <w:r>
        <w:rPr>
          <w:b/>
        </w:rPr>
        <w:t xml:space="preserve"> Lal Karn</w:t>
      </w:r>
    </w:p>
    <w:p w14:paraId="3531F1A8" w14:textId="77777777" w:rsidR="00497641" w:rsidRDefault="00497641"/>
    <w:p w14:paraId="5810930B" w14:textId="77777777" w:rsidR="00497641" w:rsidRDefault="00497641"/>
    <w:tbl>
      <w:tblPr>
        <w:tblStyle w:val="a3"/>
        <w:tblW w:w="946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3075"/>
        <w:gridCol w:w="6390"/>
      </w:tblGrid>
      <w:tr w:rsidR="00497641" w14:paraId="7A8D6752" w14:textId="77777777">
        <w:trPr>
          <w:trHeight w:val="992"/>
        </w:trPr>
        <w:tc>
          <w:tcPr>
            <w:tcW w:w="3075" w:type="dxa"/>
            <w:tcBorders>
              <w:top w:val="nil"/>
              <w:left w:val="nil"/>
              <w:bottom w:val="nil"/>
              <w:right w:val="nil"/>
            </w:tcBorders>
            <w:shd w:val="clear" w:color="auto" w:fill="F3F3F3"/>
            <w:tcMar>
              <w:top w:w="100" w:type="dxa"/>
              <w:left w:w="100" w:type="dxa"/>
              <w:bottom w:w="100" w:type="dxa"/>
              <w:right w:w="100" w:type="dxa"/>
            </w:tcMar>
          </w:tcPr>
          <w:p w14:paraId="0EE6051C" w14:textId="77777777" w:rsidR="00497641" w:rsidRDefault="00497641">
            <w:pPr>
              <w:rPr>
                <w:b/>
                <w:color w:val="3A3A3A"/>
              </w:rPr>
            </w:pPr>
          </w:p>
          <w:p w14:paraId="295EBD2B" w14:textId="77777777" w:rsidR="00497641" w:rsidRDefault="00000000">
            <w:pPr>
              <w:rPr>
                <w:b/>
                <w:color w:val="3A3A3A"/>
              </w:rPr>
            </w:pPr>
            <w:r>
              <w:rPr>
                <w:b/>
                <w:color w:val="3A3A3A"/>
              </w:rPr>
              <w:t>Defect ID</w:t>
            </w:r>
          </w:p>
          <w:p w14:paraId="328BE4BA" w14:textId="77777777" w:rsidR="00497641" w:rsidRDefault="00497641">
            <w:pPr>
              <w:rPr>
                <w:b/>
                <w:color w:val="3A3A3A"/>
              </w:rPr>
            </w:pPr>
          </w:p>
        </w:tc>
        <w:tc>
          <w:tcPr>
            <w:tcW w:w="6390" w:type="dxa"/>
            <w:tcBorders>
              <w:top w:val="nil"/>
              <w:left w:val="nil"/>
              <w:bottom w:val="nil"/>
              <w:right w:val="nil"/>
            </w:tcBorders>
            <w:shd w:val="clear" w:color="auto" w:fill="F3F3F3"/>
            <w:tcMar>
              <w:top w:w="100" w:type="dxa"/>
              <w:left w:w="100" w:type="dxa"/>
              <w:bottom w:w="100" w:type="dxa"/>
              <w:right w:w="100" w:type="dxa"/>
            </w:tcMar>
          </w:tcPr>
          <w:p w14:paraId="3BD27FB3" w14:textId="77777777" w:rsidR="00497641" w:rsidRDefault="00497641">
            <w:pPr>
              <w:rPr>
                <w:color w:val="3A3A3A"/>
              </w:rPr>
            </w:pPr>
          </w:p>
          <w:p w14:paraId="1579BE7C" w14:textId="77777777" w:rsidR="00497641" w:rsidRDefault="00000000">
            <w:pPr>
              <w:rPr>
                <w:color w:val="3A3A3A"/>
              </w:rPr>
            </w:pPr>
            <w:r>
              <w:rPr>
                <w:color w:val="3A3A3A"/>
              </w:rPr>
              <w:t>C_018</w:t>
            </w:r>
          </w:p>
        </w:tc>
      </w:tr>
      <w:tr w:rsidR="00497641" w14:paraId="1C70E14C"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1DC1B18C" w14:textId="77777777" w:rsidR="00497641" w:rsidRDefault="00497641">
            <w:pPr>
              <w:rPr>
                <w:b/>
                <w:color w:val="3A3A3A"/>
              </w:rPr>
            </w:pPr>
          </w:p>
          <w:p w14:paraId="2AC50BF9" w14:textId="77777777" w:rsidR="00497641" w:rsidRDefault="00000000">
            <w:pPr>
              <w:rPr>
                <w:color w:val="3A3A3A"/>
              </w:rPr>
            </w:pPr>
            <w:r>
              <w:rPr>
                <w:b/>
                <w:color w:val="3A3A3A"/>
              </w:rPr>
              <w:t>Defect Title</w:t>
            </w:r>
          </w:p>
        </w:tc>
        <w:tc>
          <w:tcPr>
            <w:tcW w:w="6390" w:type="dxa"/>
            <w:tcBorders>
              <w:top w:val="single" w:sz="5" w:space="0" w:color="DDDDDD"/>
              <w:left w:val="nil"/>
              <w:bottom w:val="nil"/>
              <w:right w:val="nil"/>
            </w:tcBorders>
            <w:tcMar>
              <w:top w:w="100" w:type="dxa"/>
              <w:left w:w="100" w:type="dxa"/>
              <w:bottom w:w="100" w:type="dxa"/>
              <w:right w:w="100" w:type="dxa"/>
            </w:tcMar>
          </w:tcPr>
          <w:p w14:paraId="64690734" w14:textId="77777777" w:rsidR="00497641" w:rsidRDefault="00497641">
            <w:pPr>
              <w:rPr>
                <w:color w:val="3A3A3A"/>
              </w:rPr>
            </w:pPr>
          </w:p>
          <w:p w14:paraId="2C463520" w14:textId="77777777" w:rsidR="00497641" w:rsidRDefault="00000000">
            <w:pPr>
              <w:rPr>
                <w:color w:val="3A3A3A"/>
              </w:rPr>
            </w:pPr>
            <w:r>
              <w:rPr>
                <w:color w:val="3A3A3A"/>
              </w:rPr>
              <w:t>System-forced Single Shipping Method</w:t>
            </w:r>
          </w:p>
        </w:tc>
      </w:tr>
      <w:tr w:rsidR="00497641" w14:paraId="0AD52D38"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317FDDD4" w14:textId="77777777" w:rsidR="00497641" w:rsidRDefault="00497641">
            <w:pPr>
              <w:rPr>
                <w:b/>
                <w:color w:val="3A3A3A"/>
              </w:rPr>
            </w:pPr>
          </w:p>
          <w:p w14:paraId="116DD0DB" w14:textId="77777777" w:rsidR="00497641" w:rsidRDefault="00000000">
            <w:pPr>
              <w:rPr>
                <w:b/>
                <w:color w:val="3A3A3A"/>
              </w:rPr>
            </w:pPr>
            <w:r>
              <w:rPr>
                <w:b/>
                <w:color w:val="3A3A3A"/>
              </w:rPr>
              <w:t>Module affected</w:t>
            </w:r>
          </w:p>
          <w:p w14:paraId="3CF215EF"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2E404A64" w14:textId="77777777" w:rsidR="00497641" w:rsidRDefault="00497641">
            <w:pPr>
              <w:rPr>
                <w:color w:val="3A3A3A"/>
              </w:rPr>
            </w:pPr>
          </w:p>
          <w:p w14:paraId="7372ACA0" w14:textId="77777777" w:rsidR="00497641" w:rsidRDefault="00000000">
            <w:r>
              <w:t>Home page/ Cart Function/Shipping Method</w:t>
            </w:r>
          </w:p>
          <w:p w14:paraId="11556F36" w14:textId="77777777" w:rsidR="00497641" w:rsidRDefault="00497641">
            <w:pPr>
              <w:rPr>
                <w:color w:val="3A3A3A"/>
              </w:rPr>
            </w:pPr>
          </w:p>
          <w:p w14:paraId="1598327A" w14:textId="77777777" w:rsidR="00497641" w:rsidRDefault="00497641">
            <w:pPr>
              <w:rPr>
                <w:color w:val="3A3A3A"/>
              </w:rPr>
            </w:pPr>
          </w:p>
        </w:tc>
      </w:tr>
      <w:tr w:rsidR="00497641" w14:paraId="68A5A299"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2F3467FB" w14:textId="77777777" w:rsidR="00497641" w:rsidRDefault="00497641">
            <w:pPr>
              <w:rPr>
                <w:b/>
                <w:color w:val="3A3A3A"/>
              </w:rPr>
            </w:pPr>
          </w:p>
          <w:p w14:paraId="0885C93A" w14:textId="77777777" w:rsidR="00497641" w:rsidRDefault="00000000">
            <w:pPr>
              <w:rPr>
                <w:b/>
                <w:color w:val="3A3A3A"/>
              </w:rPr>
            </w:pPr>
            <w:r>
              <w:rPr>
                <w:b/>
                <w:color w:val="3A3A3A"/>
              </w:rPr>
              <w:t>Reporter</w:t>
            </w:r>
          </w:p>
        </w:tc>
        <w:tc>
          <w:tcPr>
            <w:tcW w:w="6390" w:type="dxa"/>
            <w:tcBorders>
              <w:top w:val="single" w:sz="5" w:space="0" w:color="DDDDDD"/>
              <w:left w:val="nil"/>
              <w:bottom w:val="nil"/>
              <w:right w:val="nil"/>
            </w:tcBorders>
            <w:tcMar>
              <w:top w:w="100" w:type="dxa"/>
              <w:left w:w="100" w:type="dxa"/>
              <w:bottom w:w="100" w:type="dxa"/>
              <w:right w:w="100" w:type="dxa"/>
            </w:tcMar>
          </w:tcPr>
          <w:p w14:paraId="0F855CA9" w14:textId="77777777" w:rsidR="00497641" w:rsidRDefault="00497641">
            <w:pPr>
              <w:rPr>
                <w:color w:val="3A3A3A"/>
              </w:rPr>
            </w:pPr>
          </w:p>
          <w:p w14:paraId="0A4087C7" w14:textId="77777777" w:rsidR="00497641" w:rsidRDefault="00000000">
            <w:pPr>
              <w:rPr>
                <w:color w:val="3A3A3A"/>
              </w:rPr>
            </w:pPr>
            <w:r>
              <w:rPr>
                <w:color w:val="3A3A3A"/>
              </w:rPr>
              <w:t>Swastika Thapa</w:t>
            </w:r>
          </w:p>
        </w:tc>
      </w:tr>
      <w:tr w:rsidR="00497641" w14:paraId="0941E040"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355BC876" w14:textId="77777777" w:rsidR="00497641" w:rsidRDefault="00497641">
            <w:pPr>
              <w:rPr>
                <w:b/>
                <w:color w:val="3A3A3A"/>
              </w:rPr>
            </w:pPr>
          </w:p>
          <w:p w14:paraId="1D261A88" w14:textId="77777777" w:rsidR="00497641" w:rsidRDefault="00000000">
            <w:pPr>
              <w:rPr>
                <w:b/>
                <w:color w:val="3A3A3A"/>
              </w:rPr>
            </w:pPr>
            <w:r>
              <w:rPr>
                <w:b/>
                <w:color w:val="3A3A3A"/>
              </w:rPr>
              <w:t>Reported on</w:t>
            </w:r>
          </w:p>
          <w:p w14:paraId="59D487B4"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4966FC5A" w14:textId="77777777" w:rsidR="00497641" w:rsidRDefault="00497641">
            <w:pPr>
              <w:rPr>
                <w:color w:val="3A3A3A"/>
              </w:rPr>
            </w:pPr>
          </w:p>
          <w:p w14:paraId="0EEBDB1F" w14:textId="77777777" w:rsidR="00497641" w:rsidRDefault="00000000">
            <w:pPr>
              <w:rPr>
                <w:color w:val="3A3A3A"/>
              </w:rPr>
            </w:pPr>
            <w:r>
              <w:rPr>
                <w:color w:val="3A3A3A"/>
              </w:rPr>
              <w:t>26-05-2024</w:t>
            </w:r>
          </w:p>
        </w:tc>
      </w:tr>
      <w:tr w:rsidR="00497641" w14:paraId="0CA22A43"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3F449C44" w14:textId="77777777" w:rsidR="00497641" w:rsidRDefault="00497641">
            <w:pPr>
              <w:rPr>
                <w:b/>
                <w:color w:val="3A3A3A"/>
              </w:rPr>
            </w:pPr>
          </w:p>
          <w:p w14:paraId="462BAC34" w14:textId="77777777" w:rsidR="00497641" w:rsidRDefault="00000000">
            <w:pPr>
              <w:rPr>
                <w:b/>
                <w:color w:val="3A3A3A"/>
              </w:rPr>
            </w:pPr>
            <w:r>
              <w:rPr>
                <w:b/>
                <w:color w:val="3A3A3A"/>
              </w:rPr>
              <w:t>Status</w:t>
            </w:r>
          </w:p>
          <w:p w14:paraId="147A1605"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2AAB6A1A" w14:textId="77777777" w:rsidR="00497641" w:rsidRDefault="00497641">
            <w:pPr>
              <w:rPr>
                <w:color w:val="3A3A3A"/>
              </w:rPr>
            </w:pPr>
          </w:p>
          <w:p w14:paraId="0D122856" w14:textId="77777777" w:rsidR="00497641" w:rsidRDefault="00000000">
            <w:pPr>
              <w:rPr>
                <w:color w:val="3A3A3A"/>
              </w:rPr>
            </w:pPr>
            <w:r>
              <w:rPr>
                <w:color w:val="3A3A3A"/>
              </w:rPr>
              <w:t>New</w:t>
            </w:r>
          </w:p>
        </w:tc>
      </w:tr>
      <w:tr w:rsidR="00497641" w14:paraId="40B12000"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443BF699" w14:textId="77777777" w:rsidR="00497641" w:rsidRDefault="00497641">
            <w:pPr>
              <w:rPr>
                <w:b/>
                <w:color w:val="3A3A3A"/>
              </w:rPr>
            </w:pPr>
          </w:p>
          <w:p w14:paraId="4B703681" w14:textId="77777777" w:rsidR="00497641" w:rsidRDefault="00000000">
            <w:pPr>
              <w:rPr>
                <w:b/>
                <w:color w:val="3A3A3A"/>
              </w:rPr>
            </w:pPr>
            <w:r>
              <w:rPr>
                <w:b/>
                <w:color w:val="3A3A3A"/>
              </w:rPr>
              <w:t>Assigned To</w:t>
            </w:r>
          </w:p>
          <w:p w14:paraId="2AE7D46C"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1ACCF9BF" w14:textId="77777777" w:rsidR="00497641" w:rsidRDefault="00497641">
            <w:pPr>
              <w:rPr>
                <w:color w:val="3A3A3A"/>
              </w:rPr>
            </w:pPr>
          </w:p>
          <w:p w14:paraId="4495C4F1" w14:textId="77777777" w:rsidR="00497641" w:rsidRDefault="00000000">
            <w:pPr>
              <w:rPr>
                <w:color w:val="3A3A3A"/>
              </w:rPr>
            </w:pPr>
            <w:r>
              <w:rPr>
                <w:color w:val="3A3A3A"/>
              </w:rPr>
              <w:t>Developer ABC</w:t>
            </w:r>
          </w:p>
        </w:tc>
      </w:tr>
      <w:tr w:rsidR="00497641" w14:paraId="17037900" w14:textId="77777777">
        <w:trPr>
          <w:trHeight w:val="1965"/>
        </w:trPr>
        <w:tc>
          <w:tcPr>
            <w:tcW w:w="3075" w:type="dxa"/>
            <w:tcBorders>
              <w:top w:val="single" w:sz="5" w:space="0" w:color="DDDDDD"/>
              <w:left w:val="nil"/>
              <w:bottom w:val="nil"/>
              <w:right w:val="nil"/>
            </w:tcBorders>
            <w:tcMar>
              <w:top w:w="100" w:type="dxa"/>
              <w:left w:w="100" w:type="dxa"/>
              <w:bottom w:w="100" w:type="dxa"/>
              <w:right w:w="100" w:type="dxa"/>
            </w:tcMar>
          </w:tcPr>
          <w:p w14:paraId="662580A8" w14:textId="77777777" w:rsidR="00497641" w:rsidRDefault="00497641">
            <w:pPr>
              <w:rPr>
                <w:b/>
                <w:color w:val="3A3A3A"/>
              </w:rPr>
            </w:pPr>
          </w:p>
          <w:p w14:paraId="47C59302" w14:textId="77777777" w:rsidR="00497641" w:rsidRDefault="00497641">
            <w:pPr>
              <w:rPr>
                <w:b/>
                <w:color w:val="3A3A3A"/>
              </w:rPr>
            </w:pPr>
          </w:p>
          <w:p w14:paraId="01A595BD" w14:textId="77777777" w:rsidR="00497641" w:rsidRDefault="00000000">
            <w:pPr>
              <w:rPr>
                <w:color w:val="3A3A3A"/>
              </w:rPr>
            </w:pPr>
            <w:r>
              <w:rPr>
                <w:b/>
                <w:color w:val="3A3A3A"/>
              </w:rPr>
              <w:t>Defect Description</w:t>
            </w:r>
          </w:p>
        </w:tc>
        <w:tc>
          <w:tcPr>
            <w:tcW w:w="6390" w:type="dxa"/>
            <w:tcBorders>
              <w:top w:val="single" w:sz="5" w:space="0" w:color="DDDDDD"/>
              <w:left w:val="nil"/>
              <w:bottom w:val="nil"/>
              <w:right w:val="nil"/>
            </w:tcBorders>
            <w:tcMar>
              <w:top w:w="100" w:type="dxa"/>
              <w:left w:w="100" w:type="dxa"/>
              <w:bottom w:w="100" w:type="dxa"/>
              <w:right w:w="100" w:type="dxa"/>
            </w:tcMar>
          </w:tcPr>
          <w:p w14:paraId="486E1740" w14:textId="77777777" w:rsidR="00497641" w:rsidRDefault="00497641">
            <w:pPr>
              <w:rPr>
                <w:color w:val="3A3A3A"/>
              </w:rPr>
            </w:pPr>
          </w:p>
          <w:p w14:paraId="427ED6CE" w14:textId="77777777" w:rsidR="00497641" w:rsidRDefault="00000000">
            <w:pPr>
              <w:jc w:val="both"/>
              <w:rPr>
                <w:color w:val="3A3A3A"/>
              </w:rPr>
            </w:pPr>
            <w:r>
              <w:rPr>
                <w:color w:val="3A3A3A"/>
              </w:rPr>
              <w:t xml:space="preserve">The system displays two shipping methods: </w:t>
            </w:r>
            <w:r>
              <w:rPr>
                <w:b/>
                <w:color w:val="3A3A3A"/>
              </w:rPr>
              <w:t>Table Rate</w:t>
            </w:r>
            <w:r>
              <w:rPr>
                <w:color w:val="3A3A3A"/>
              </w:rPr>
              <w:t xml:space="preserve"> and </w:t>
            </w:r>
            <w:r>
              <w:rPr>
                <w:b/>
                <w:color w:val="3A3A3A"/>
              </w:rPr>
              <w:t>Flat Rate</w:t>
            </w:r>
            <w:r>
              <w:rPr>
                <w:color w:val="3A3A3A"/>
              </w:rPr>
              <w:t>. However, when I select the Table Rate option, the system automatically reverts the selection to Flat Rate. Only one shipping method is automatically chosen for my order. I cannot select another shipping option.</w:t>
            </w:r>
          </w:p>
        </w:tc>
      </w:tr>
      <w:tr w:rsidR="00497641" w14:paraId="260048B3" w14:textId="77777777">
        <w:trPr>
          <w:trHeight w:val="1545"/>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7B45B882" w14:textId="77777777" w:rsidR="00497641" w:rsidRDefault="00497641">
            <w:pPr>
              <w:rPr>
                <w:b/>
                <w:color w:val="3A3A3A"/>
              </w:rPr>
            </w:pPr>
          </w:p>
          <w:p w14:paraId="3CC44651" w14:textId="77777777" w:rsidR="00497641" w:rsidRDefault="00000000">
            <w:pPr>
              <w:rPr>
                <w:color w:val="3A3A3A"/>
              </w:rPr>
            </w:pPr>
            <w:r>
              <w:rPr>
                <w:b/>
                <w:color w:val="3A3A3A"/>
              </w:rPr>
              <w:t>Steps to reproduce</w:t>
            </w:r>
          </w:p>
          <w:p w14:paraId="50CA6B44"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0081E161" w14:textId="77777777" w:rsidR="00497641" w:rsidRDefault="00497641">
            <w:pPr>
              <w:ind w:left="720"/>
              <w:rPr>
                <w:color w:val="3A3A3A"/>
              </w:rPr>
            </w:pPr>
          </w:p>
          <w:p w14:paraId="11AFF945" w14:textId="77777777" w:rsidR="00497641" w:rsidRDefault="00000000">
            <w:pPr>
              <w:ind w:left="720"/>
              <w:rPr>
                <w:color w:val="3A3A3A"/>
              </w:rPr>
            </w:pPr>
            <w:r>
              <w:rPr>
                <w:color w:val="3A3A3A"/>
              </w:rPr>
              <w:t>1. URL: magento.softwaretestingboard.com</w:t>
            </w:r>
          </w:p>
          <w:p w14:paraId="26FA73EE" w14:textId="77777777" w:rsidR="00497641" w:rsidRDefault="00000000">
            <w:pPr>
              <w:ind w:left="720"/>
              <w:rPr>
                <w:color w:val="3A3A3A"/>
              </w:rPr>
            </w:pPr>
            <w:r>
              <w:rPr>
                <w:color w:val="3A3A3A"/>
              </w:rPr>
              <w:t>2. Open the website.</w:t>
            </w:r>
          </w:p>
          <w:p w14:paraId="713E48B6" w14:textId="77777777" w:rsidR="00497641" w:rsidRDefault="00000000">
            <w:pPr>
              <w:ind w:left="720"/>
              <w:rPr>
                <w:color w:val="3A3A3A"/>
              </w:rPr>
            </w:pPr>
            <w:r>
              <w:rPr>
                <w:color w:val="3A3A3A"/>
              </w:rPr>
              <w:t>3. Navigate to the Product Page</w:t>
            </w:r>
          </w:p>
          <w:p w14:paraId="7D786F1A" w14:textId="77777777" w:rsidR="00497641" w:rsidRDefault="00000000">
            <w:pPr>
              <w:ind w:left="720"/>
              <w:rPr>
                <w:color w:val="3A3A3A"/>
              </w:rPr>
            </w:pPr>
            <w:r>
              <w:rPr>
                <w:color w:val="3A3A3A"/>
              </w:rPr>
              <w:t>4. Select a specific product.</w:t>
            </w:r>
          </w:p>
          <w:p w14:paraId="104B4025" w14:textId="77777777" w:rsidR="00497641" w:rsidRDefault="00000000">
            <w:pPr>
              <w:ind w:left="720"/>
              <w:rPr>
                <w:color w:val="3A3A3A"/>
              </w:rPr>
            </w:pPr>
            <w:r>
              <w:rPr>
                <w:color w:val="3A3A3A"/>
              </w:rPr>
              <w:t>5. Click the cart icon.</w:t>
            </w:r>
          </w:p>
          <w:p w14:paraId="31E87D1F" w14:textId="77777777" w:rsidR="00497641" w:rsidRDefault="00000000">
            <w:pPr>
              <w:ind w:left="720"/>
              <w:rPr>
                <w:color w:val="3A3A3A"/>
              </w:rPr>
            </w:pPr>
            <w:r>
              <w:rPr>
                <w:color w:val="3A3A3A"/>
              </w:rPr>
              <w:t>6. Click to Proceed to Checkout button.</w:t>
            </w:r>
          </w:p>
          <w:p w14:paraId="3F14D226" w14:textId="77777777" w:rsidR="00497641" w:rsidRDefault="00000000">
            <w:pPr>
              <w:ind w:left="720"/>
              <w:rPr>
                <w:color w:val="3A3A3A"/>
              </w:rPr>
            </w:pPr>
            <w:r>
              <w:rPr>
                <w:color w:val="3A3A3A"/>
              </w:rPr>
              <w:t>7. Fill up the shipping address.</w:t>
            </w:r>
          </w:p>
          <w:p w14:paraId="1CCEC503" w14:textId="77777777" w:rsidR="00497641" w:rsidRDefault="00000000">
            <w:pPr>
              <w:ind w:left="720"/>
              <w:rPr>
                <w:color w:val="3A3A3A"/>
              </w:rPr>
            </w:pPr>
            <w:r>
              <w:rPr>
                <w:color w:val="3A3A3A"/>
              </w:rPr>
              <w:t>8. Select the table rate method</w:t>
            </w:r>
          </w:p>
          <w:p w14:paraId="4368C953" w14:textId="77777777" w:rsidR="00497641" w:rsidRDefault="00497641">
            <w:pPr>
              <w:ind w:left="720"/>
              <w:rPr>
                <w:color w:val="3A3A3A"/>
              </w:rPr>
            </w:pPr>
          </w:p>
        </w:tc>
      </w:tr>
      <w:tr w:rsidR="00497641" w14:paraId="538B5EEB"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73F1C2CE" w14:textId="77777777" w:rsidR="00497641" w:rsidRDefault="00497641">
            <w:pPr>
              <w:rPr>
                <w:b/>
                <w:color w:val="3A3A3A"/>
              </w:rPr>
            </w:pPr>
          </w:p>
          <w:p w14:paraId="1CCB597E" w14:textId="77777777" w:rsidR="00497641" w:rsidRDefault="00497641">
            <w:pPr>
              <w:rPr>
                <w:b/>
                <w:color w:val="3A3A3A"/>
              </w:rPr>
            </w:pPr>
          </w:p>
          <w:p w14:paraId="4034E59B" w14:textId="77777777" w:rsidR="00497641" w:rsidRDefault="00000000">
            <w:pPr>
              <w:rPr>
                <w:b/>
                <w:color w:val="3A3A3A"/>
              </w:rPr>
            </w:pPr>
            <w:r>
              <w:rPr>
                <w:b/>
                <w:color w:val="3A3A3A"/>
              </w:rPr>
              <w:t>Expected Result</w:t>
            </w:r>
          </w:p>
          <w:p w14:paraId="485932F1"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210413E8" w14:textId="77777777" w:rsidR="00497641" w:rsidRDefault="00497641">
            <w:pPr>
              <w:rPr>
                <w:color w:val="3A3A3A"/>
              </w:rPr>
            </w:pPr>
          </w:p>
          <w:p w14:paraId="347C6248" w14:textId="77777777" w:rsidR="00497641" w:rsidRDefault="00497641">
            <w:pPr>
              <w:rPr>
                <w:color w:val="3A3A3A"/>
              </w:rPr>
            </w:pPr>
          </w:p>
          <w:p w14:paraId="22D32412" w14:textId="77777777" w:rsidR="00497641" w:rsidRDefault="00000000">
            <w:pPr>
              <w:rPr>
                <w:color w:val="3A3A3A"/>
              </w:rPr>
            </w:pPr>
            <w:r>
              <w:rPr>
                <w:color w:val="3A3A3A"/>
              </w:rPr>
              <w:t>The system functionality should allow users to choose the table rate shipping option.</w:t>
            </w:r>
          </w:p>
          <w:p w14:paraId="191B9E0F" w14:textId="77777777" w:rsidR="00497641" w:rsidRDefault="00497641">
            <w:pPr>
              <w:rPr>
                <w:color w:val="3A3A3A"/>
              </w:rPr>
            </w:pPr>
          </w:p>
        </w:tc>
      </w:tr>
      <w:tr w:rsidR="00497641" w14:paraId="1535A5B3"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24C5436D" w14:textId="77777777" w:rsidR="00497641" w:rsidRDefault="00497641">
            <w:pPr>
              <w:rPr>
                <w:b/>
                <w:color w:val="3A3A3A"/>
              </w:rPr>
            </w:pPr>
          </w:p>
          <w:p w14:paraId="3EB86F36" w14:textId="77777777" w:rsidR="00497641" w:rsidRDefault="00000000">
            <w:pPr>
              <w:rPr>
                <w:color w:val="3A3A3A"/>
              </w:rPr>
            </w:pPr>
            <w:r>
              <w:rPr>
                <w:b/>
                <w:color w:val="3A3A3A"/>
              </w:rPr>
              <w:t>Actual Result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448F3073" w14:textId="77777777" w:rsidR="00497641" w:rsidRDefault="00497641">
            <w:pPr>
              <w:rPr>
                <w:color w:val="3A3A3A"/>
              </w:rPr>
            </w:pPr>
          </w:p>
          <w:p w14:paraId="444290B5" w14:textId="77777777" w:rsidR="00497641" w:rsidRDefault="00000000">
            <w:pPr>
              <w:rPr>
                <w:b/>
                <w:color w:val="3A3A3A"/>
              </w:rPr>
            </w:pPr>
            <w:r>
              <w:rPr>
                <w:color w:val="3A3A3A"/>
              </w:rPr>
              <w:t xml:space="preserve">Two shipping methods are listed, but only the </w:t>
            </w:r>
            <w:r>
              <w:rPr>
                <w:b/>
                <w:color w:val="3A3A3A"/>
              </w:rPr>
              <w:t>Flat-rate</w:t>
            </w:r>
          </w:p>
          <w:p w14:paraId="48B63CEE" w14:textId="77777777" w:rsidR="00497641" w:rsidRDefault="00000000">
            <w:pPr>
              <w:rPr>
                <w:color w:val="3A3A3A"/>
              </w:rPr>
            </w:pPr>
            <w:r>
              <w:rPr>
                <w:color w:val="3A3A3A"/>
              </w:rPr>
              <w:t>shipping method is automatically selected. You cannot choose another option.</w:t>
            </w:r>
          </w:p>
          <w:p w14:paraId="124C53C0" w14:textId="77777777" w:rsidR="00497641" w:rsidRDefault="00497641">
            <w:pPr>
              <w:rPr>
                <w:color w:val="3A3A3A"/>
              </w:rPr>
            </w:pPr>
          </w:p>
        </w:tc>
      </w:tr>
      <w:tr w:rsidR="00497641" w14:paraId="2840F6DF" w14:textId="77777777">
        <w:trPr>
          <w:trHeight w:val="3225"/>
        </w:trPr>
        <w:tc>
          <w:tcPr>
            <w:tcW w:w="3075" w:type="dxa"/>
            <w:tcBorders>
              <w:top w:val="single" w:sz="5" w:space="0" w:color="DDDDDD"/>
              <w:left w:val="nil"/>
              <w:bottom w:val="nil"/>
              <w:right w:val="nil"/>
            </w:tcBorders>
            <w:tcMar>
              <w:top w:w="100" w:type="dxa"/>
              <w:left w:w="100" w:type="dxa"/>
              <w:bottom w:w="100" w:type="dxa"/>
              <w:right w:w="100" w:type="dxa"/>
            </w:tcMar>
          </w:tcPr>
          <w:p w14:paraId="4622794D" w14:textId="77777777" w:rsidR="00497641" w:rsidRDefault="00497641">
            <w:pPr>
              <w:rPr>
                <w:b/>
                <w:color w:val="3A3A3A"/>
              </w:rPr>
            </w:pPr>
          </w:p>
          <w:p w14:paraId="33945E6F" w14:textId="32C72755" w:rsidR="00497641" w:rsidRDefault="0080228D">
            <w:pPr>
              <w:rPr>
                <w:color w:val="3A3A3A"/>
              </w:rPr>
            </w:pPr>
            <w:r>
              <w:rPr>
                <w:b/>
                <w:noProof/>
                <w:color w:val="3A3A3A"/>
              </w:rPr>
              <mc:AlternateContent>
                <mc:Choice Requires="wps">
                  <w:drawing>
                    <wp:anchor distT="0" distB="0" distL="114300" distR="114300" simplePos="0" relativeHeight="251671552" behindDoc="0" locked="0" layoutInCell="1" allowOverlap="1" wp14:anchorId="1D3CBECC" wp14:editId="294E9B73">
                      <wp:simplePos x="0" y="0"/>
                      <wp:positionH relativeFrom="column">
                        <wp:posOffset>1193800</wp:posOffset>
                      </wp:positionH>
                      <wp:positionV relativeFrom="paragraph">
                        <wp:posOffset>1600200</wp:posOffset>
                      </wp:positionV>
                      <wp:extent cx="673100" cy="0"/>
                      <wp:effectExtent l="0" t="76200" r="12700" b="95250"/>
                      <wp:wrapNone/>
                      <wp:docPr id="665038555" name="Straight Arrow Connector 17"/>
                      <wp:cNvGraphicFramePr/>
                      <a:graphic xmlns:a="http://schemas.openxmlformats.org/drawingml/2006/main">
                        <a:graphicData uri="http://schemas.microsoft.com/office/word/2010/wordprocessingShape">
                          <wps:wsp>
                            <wps:cNvCnPr/>
                            <wps:spPr>
                              <a:xfrm>
                                <a:off x="0" y="0"/>
                                <a:ext cx="673100" cy="0"/>
                              </a:xfrm>
                              <a:prstGeom prst="straightConnector1">
                                <a:avLst/>
                              </a:prstGeom>
                              <a:ln>
                                <a:solidFill>
                                  <a:srgbClr val="FF0000"/>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C9EDBB8" id="Straight Arrow Connector 17" o:spid="_x0000_s1026" type="#_x0000_t32" style="position:absolute;margin-left:94pt;margin-top:126pt;width:53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" strokecolor="red">
                      <v:stroke endarrow="block"/>
                    </v:shape>
                  </w:pict>
                </mc:Fallback>
              </mc:AlternateContent>
            </w:r>
            <w:r w:rsidR="00906BA5">
              <w:rPr>
                <w:b/>
                <w:noProof/>
                <w:color w:val="3A3A3A"/>
              </w:rPr>
              <mc:AlternateContent>
                <mc:Choice Requires="wps">
                  <w:drawing>
                    <wp:anchor distT="0" distB="0" distL="114300" distR="114300" simplePos="0" relativeHeight="251670528" behindDoc="0" locked="0" layoutInCell="1" allowOverlap="1" wp14:anchorId="6766C445" wp14:editId="72006975">
                      <wp:simplePos x="0" y="0"/>
                      <wp:positionH relativeFrom="column">
                        <wp:posOffset>1206500</wp:posOffset>
                      </wp:positionH>
                      <wp:positionV relativeFrom="paragraph">
                        <wp:posOffset>495300</wp:posOffset>
                      </wp:positionV>
                      <wp:extent cx="0" cy="1111250"/>
                      <wp:effectExtent l="0" t="0" r="38100" b="31750"/>
                      <wp:wrapNone/>
                      <wp:docPr id="302846445" name="Straight Connector 16"/>
                      <wp:cNvGraphicFramePr/>
                      <a:graphic xmlns:a="http://schemas.openxmlformats.org/drawingml/2006/main">
                        <a:graphicData uri="http://schemas.microsoft.com/office/word/2010/wordprocessingShape">
                          <wps:wsp>
                            <wps:cNvCnPr/>
                            <wps:spPr>
                              <a:xfrm>
                                <a:off x="0" y="0"/>
                                <a:ext cx="0" cy="1111250"/>
                              </a:xfrm>
                              <a:prstGeom prst="line">
                                <a:avLst/>
                              </a:prstGeom>
                              <a:ln>
                                <a:solidFill>
                                  <a:srgbClr val="FF0000"/>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20FE34B" id="Straight Connector 1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95pt,39pt" to="9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" strokecolor="red"/>
                  </w:pict>
                </mc:Fallback>
              </mc:AlternateContent>
            </w:r>
            <w:r w:rsidR="00906BA5">
              <w:rPr>
                <w:b/>
                <w:noProof/>
                <w:color w:val="3A3A3A"/>
              </w:rPr>
              <mc:AlternateContent>
                <mc:Choice Requires="wps">
                  <w:drawing>
                    <wp:anchor distT="0" distB="0" distL="114300" distR="114300" simplePos="0" relativeHeight="251669504" behindDoc="0" locked="0" layoutInCell="1" allowOverlap="1" wp14:anchorId="4433EE54" wp14:editId="0E97B80C">
                      <wp:simplePos x="0" y="0"/>
                      <wp:positionH relativeFrom="column">
                        <wp:posOffset>1206500</wp:posOffset>
                      </wp:positionH>
                      <wp:positionV relativeFrom="paragraph">
                        <wp:posOffset>495300</wp:posOffset>
                      </wp:positionV>
                      <wp:extent cx="717550" cy="0"/>
                      <wp:effectExtent l="0" t="0" r="0" b="0"/>
                      <wp:wrapNone/>
                      <wp:docPr id="918359767" name="Straight Connector 15"/>
                      <wp:cNvGraphicFramePr/>
                      <a:graphic xmlns:a="http://schemas.openxmlformats.org/drawingml/2006/main">
                        <a:graphicData uri="http://schemas.microsoft.com/office/word/2010/wordprocessingShape">
                          <wps:wsp>
                            <wps:cNvCnPr/>
                            <wps:spPr>
                              <a:xfrm flipH="1">
                                <a:off x="0" y="0"/>
                                <a:ext cx="717550" cy="0"/>
                              </a:xfrm>
                              <a:prstGeom prst="line">
                                <a:avLst/>
                              </a:prstGeom>
                              <a:ln w="12700">
                                <a:solidFill>
                                  <a:srgbClr val="FF0000"/>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339214C" id="Straight Connector 15"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95pt,39pt" to="151.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" strokecolor="red" strokeweight="1pt"/>
                  </w:pict>
                </mc:Fallback>
              </mc:AlternateContent>
            </w:r>
            <w:r w:rsidR="00000000">
              <w:rPr>
                <w:b/>
                <w:color w:val="3A3A3A"/>
              </w:rPr>
              <w:t>Evidence/attachment</w:t>
            </w:r>
          </w:p>
        </w:tc>
        <w:tc>
          <w:tcPr>
            <w:tcW w:w="6390" w:type="dxa"/>
            <w:tcBorders>
              <w:top w:val="single" w:sz="5" w:space="0" w:color="DDDDDD"/>
              <w:left w:val="nil"/>
              <w:bottom w:val="nil"/>
              <w:right w:val="nil"/>
            </w:tcBorders>
            <w:tcMar>
              <w:top w:w="100" w:type="dxa"/>
              <w:left w:w="100" w:type="dxa"/>
              <w:bottom w:w="100" w:type="dxa"/>
              <w:right w:w="100" w:type="dxa"/>
            </w:tcMar>
          </w:tcPr>
          <w:p w14:paraId="2745F690" w14:textId="7C7FE301" w:rsidR="00906BA5" w:rsidRDefault="00906BA5">
            <w:pPr>
              <w:rPr>
                <w:color w:val="3A3A3A"/>
              </w:rPr>
            </w:pPr>
            <w:r>
              <w:rPr>
                <w:noProof/>
                <w:color w:val="3A3A3A"/>
              </w:rPr>
              <mc:AlternateContent>
                <mc:Choice Requires="wps">
                  <w:drawing>
                    <wp:anchor distT="0" distB="0" distL="114300" distR="114300" simplePos="0" relativeHeight="251668480" behindDoc="0" locked="0" layoutInCell="1" allowOverlap="1" wp14:anchorId="51348F8E" wp14:editId="27C5ADDE">
                      <wp:simplePos x="0" y="0"/>
                      <wp:positionH relativeFrom="column">
                        <wp:posOffset>-15875</wp:posOffset>
                      </wp:positionH>
                      <wp:positionV relativeFrom="paragraph">
                        <wp:posOffset>178435</wp:posOffset>
                      </wp:positionV>
                      <wp:extent cx="3930650" cy="1123950"/>
                      <wp:effectExtent l="57150" t="19050" r="69850" b="95250"/>
                      <wp:wrapNone/>
                      <wp:docPr id="1560473551" name="Rectangle 14"/>
                      <wp:cNvGraphicFramePr/>
                      <a:graphic xmlns:a="http://schemas.openxmlformats.org/drawingml/2006/main">
                        <a:graphicData uri="http://schemas.microsoft.com/office/word/2010/wordprocessingShape">
                          <wps:wsp>
                            <wps:cNvSpPr/>
                            <wps:spPr>
                              <a:xfrm>
                                <a:off x="0" y="0"/>
                                <a:ext cx="3930650" cy="112395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8B74C0" id="Rectangle 14" o:spid="_x0000_s1026" style="position:absolute;margin-left:-1.25pt;margin-top:14.05pt;width:309.5pt;height:8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" filled="f" strokecolor="red">
                      <v:shadow on="t" color="black" opacity="22937f" origin=",.5" offset="0,.63889mm"/>
                    </v:rect>
                  </w:pict>
                </mc:Fallback>
              </mc:AlternateContent>
            </w:r>
            <w:r w:rsidR="00000000">
              <w:rPr>
                <w:color w:val="3A3A3A"/>
              </w:rPr>
              <w:t xml:space="preserve">SS: </w:t>
            </w:r>
          </w:p>
          <w:p w14:paraId="1735DFB5" w14:textId="7D2999CF" w:rsidR="00906BA5" w:rsidRDefault="00906BA5">
            <w:pPr>
              <w:rPr>
                <w:color w:val="3A3A3A"/>
              </w:rPr>
            </w:pPr>
            <w:r>
              <w:rPr>
                <w:noProof/>
                <w:color w:val="3A3A3A"/>
              </w:rPr>
              <w:drawing>
                <wp:inline distT="0" distB="0" distL="0" distR="0" wp14:anchorId="4163892A" wp14:editId="2616B1E7">
                  <wp:extent cx="3917950" cy="1111250"/>
                  <wp:effectExtent l="0" t="0" r="6350" b="0"/>
                  <wp:docPr id="15151505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7950" cy="1111250"/>
                          </a:xfrm>
                          <a:prstGeom prst="rect">
                            <a:avLst/>
                          </a:prstGeom>
                          <a:noFill/>
                          <a:ln>
                            <a:noFill/>
                          </a:ln>
                        </pic:spPr>
                      </pic:pic>
                    </a:graphicData>
                  </a:graphic>
                </wp:inline>
              </w:drawing>
            </w:r>
          </w:p>
          <w:p w14:paraId="7CB0DDFC" w14:textId="77777777" w:rsidR="00497641" w:rsidRDefault="00000000">
            <w:pPr>
              <w:rPr>
                <w:color w:val="3A3A3A"/>
              </w:rPr>
            </w:pPr>
            <w:r>
              <w:rPr>
                <w:noProof/>
                <w:color w:val="3A3A3A"/>
              </w:rPr>
              <w:drawing>
                <wp:inline distT="114300" distB="114300" distL="114300" distR="114300" wp14:anchorId="57672FEA" wp14:editId="2CA60FC2">
                  <wp:extent cx="3924300" cy="9906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924300" cy="990600"/>
                          </a:xfrm>
                          <a:prstGeom prst="rect">
                            <a:avLst/>
                          </a:prstGeom>
                          <a:ln/>
                        </pic:spPr>
                      </pic:pic>
                    </a:graphicData>
                  </a:graphic>
                </wp:inline>
              </w:drawing>
            </w:r>
          </w:p>
        </w:tc>
      </w:tr>
      <w:tr w:rsidR="00906BA5" w14:paraId="5B655F4A" w14:textId="77777777" w:rsidTr="001628F9">
        <w:trPr>
          <w:trHeight w:val="172"/>
        </w:trPr>
        <w:tc>
          <w:tcPr>
            <w:tcW w:w="3075" w:type="dxa"/>
            <w:tcBorders>
              <w:top w:val="single" w:sz="5" w:space="0" w:color="DDDDDD"/>
              <w:left w:val="nil"/>
              <w:bottom w:val="nil"/>
              <w:right w:val="nil"/>
            </w:tcBorders>
            <w:tcMar>
              <w:top w:w="100" w:type="dxa"/>
              <w:left w:w="100" w:type="dxa"/>
              <w:bottom w:w="100" w:type="dxa"/>
              <w:right w:w="100" w:type="dxa"/>
            </w:tcMar>
          </w:tcPr>
          <w:p w14:paraId="21305ECE" w14:textId="77777777" w:rsidR="0080228D" w:rsidRPr="0080228D" w:rsidRDefault="0080228D" w:rsidP="001628F9"/>
        </w:tc>
        <w:tc>
          <w:tcPr>
            <w:tcW w:w="6390" w:type="dxa"/>
            <w:tcBorders>
              <w:top w:val="single" w:sz="5" w:space="0" w:color="DDDDDD"/>
              <w:left w:val="nil"/>
              <w:bottom w:val="nil"/>
              <w:right w:val="nil"/>
            </w:tcBorders>
            <w:tcMar>
              <w:top w:w="100" w:type="dxa"/>
              <w:left w:w="100" w:type="dxa"/>
              <w:bottom w:w="100" w:type="dxa"/>
              <w:right w:w="100" w:type="dxa"/>
            </w:tcMar>
          </w:tcPr>
          <w:p w14:paraId="57B1CF2A" w14:textId="77777777" w:rsidR="00906BA5" w:rsidRDefault="00906BA5">
            <w:pPr>
              <w:rPr>
                <w:color w:val="3A3A3A"/>
              </w:rPr>
            </w:pPr>
          </w:p>
        </w:tc>
      </w:tr>
      <w:tr w:rsidR="00497641" w14:paraId="3AB54BF8"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5F4B9942" w14:textId="77777777" w:rsidR="00497641" w:rsidRDefault="00497641">
            <w:pPr>
              <w:rPr>
                <w:b/>
                <w:color w:val="3A3A3A"/>
              </w:rPr>
            </w:pPr>
          </w:p>
          <w:p w14:paraId="7243676B" w14:textId="77777777" w:rsidR="00497641" w:rsidRDefault="00000000">
            <w:pPr>
              <w:rPr>
                <w:b/>
                <w:color w:val="3A3A3A"/>
              </w:rPr>
            </w:pPr>
            <w:r>
              <w:rPr>
                <w:b/>
                <w:color w:val="3A3A3A"/>
              </w:rPr>
              <w:t>Severity</w:t>
            </w:r>
          </w:p>
          <w:p w14:paraId="1EE36A09"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15679FFB" w14:textId="77777777" w:rsidR="00497641" w:rsidRDefault="00497641">
            <w:pPr>
              <w:rPr>
                <w:color w:val="3A3A3A"/>
              </w:rPr>
            </w:pPr>
          </w:p>
          <w:p w14:paraId="43712950" w14:textId="77777777" w:rsidR="00497641" w:rsidRDefault="00000000">
            <w:pPr>
              <w:rPr>
                <w:color w:val="3A3A3A"/>
              </w:rPr>
            </w:pPr>
            <w:r>
              <w:rPr>
                <w:color w:val="3A3A3A"/>
              </w:rPr>
              <w:t>Low</w:t>
            </w:r>
          </w:p>
          <w:p w14:paraId="674AC6B0" w14:textId="77777777" w:rsidR="00497641" w:rsidRDefault="00497641">
            <w:pPr>
              <w:rPr>
                <w:color w:val="3A3A3A"/>
              </w:rPr>
            </w:pPr>
          </w:p>
        </w:tc>
      </w:tr>
      <w:tr w:rsidR="00497641" w14:paraId="0E5F255C" w14:textId="77777777">
        <w:trPr>
          <w:trHeight w:val="770"/>
        </w:trPr>
        <w:tc>
          <w:tcPr>
            <w:tcW w:w="3075" w:type="dxa"/>
            <w:tcBorders>
              <w:top w:val="single" w:sz="5" w:space="0" w:color="DDDDDD"/>
              <w:left w:val="nil"/>
              <w:bottom w:val="nil"/>
              <w:right w:val="nil"/>
            </w:tcBorders>
            <w:tcMar>
              <w:top w:w="100" w:type="dxa"/>
              <w:left w:w="100" w:type="dxa"/>
              <w:bottom w:w="100" w:type="dxa"/>
              <w:right w:w="100" w:type="dxa"/>
            </w:tcMar>
          </w:tcPr>
          <w:p w14:paraId="58303080" w14:textId="77777777" w:rsidR="00497641" w:rsidRDefault="00497641">
            <w:pPr>
              <w:rPr>
                <w:b/>
                <w:color w:val="3A3A3A"/>
              </w:rPr>
            </w:pPr>
          </w:p>
          <w:p w14:paraId="4BC17C4F" w14:textId="77777777" w:rsidR="00497641" w:rsidRDefault="00000000">
            <w:pPr>
              <w:rPr>
                <w:b/>
                <w:color w:val="3A3A3A"/>
              </w:rPr>
            </w:pPr>
            <w:r>
              <w:rPr>
                <w:b/>
                <w:color w:val="3A3A3A"/>
              </w:rPr>
              <w:t>Priority</w:t>
            </w:r>
          </w:p>
          <w:p w14:paraId="58CACC6C"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77113062" w14:textId="77777777" w:rsidR="00497641" w:rsidRDefault="00497641">
            <w:pPr>
              <w:rPr>
                <w:color w:val="3A3A3A"/>
              </w:rPr>
            </w:pPr>
          </w:p>
          <w:p w14:paraId="697A280B" w14:textId="77777777" w:rsidR="00497641" w:rsidRDefault="00000000">
            <w:pPr>
              <w:rPr>
                <w:color w:val="3A3A3A"/>
              </w:rPr>
            </w:pPr>
            <w:r>
              <w:rPr>
                <w:color w:val="3A3A3A"/>
              </w:rPr>
              <w:t>High</w:t>
            </w:r>
          </w:p>
        </w:tc>
      </w:tr>
      <w:tr w:rsidR="00497641" w14:paraId="54E878F1"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7328FB75" w14:textId="77777777" w:rsidR="00497641" w:rsidRDefault="00000000">
            <w:pPr>
              <w:rPr>
                <w:color w:val="3A3A3A"/>
              </w:rPr>
            </w:pPr>
            <w:r>
              <w:rPr>
                <w:b/>
                <w:color w:val="3A3A3A"/>
              </w:rPr>
              <w:t>Environment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0643AAD3" w14:textId="77777777" w:rsidR="00497641" w:rsidRDefault="00000000">
            <w:pPr>
              <w:rPr>
                <w:color w:val="3A3A3A"/>
              </w:rPr>
            </w:pPr>
            <w:r>
              <w:rPr>
                <w:color w:val="3A3A3A"/>
              </w:rPr>
              <w:t>OS: Windows (x86) 11</w:t>
            </w:r>
          </w:p>
          <w:p w14:paraId="6CFD02BE" w14:textId="77777777" w:rsidR="00497641" w:rsidRDefault="00000000">
            <w:pPr>
              <w:rPr>
                <w:color w:val="3A3A3A"/>
              </w:rPr>
            </w:pPr>
            <w:r>
              <w:rPr>
                <w:color w:val="3A3A3A"/>
              </w:rPr>
              <w:t>Browser: Chrome 124.0.6367.208</w:t>
            </w:r>
          </w:p>
          <w:p w14:paraId="415F25AA" w14:textId="77777777" w:rsidR="00497641" w:rsidRDefault="00000000">
            <w:pPr>
              <w:rPr>
                <w:color w:val="3A3A3A"/>
              </w:rPr>
            </w:pPr>
            <w:r>
              <w:rPr>
                <w:color w:val="3A3A3A"/>
              </w:rPr>
              <w:t>Window size: 1536x730</w:t>
            </w:r>
          </w:p>
          <w:p w14:paraId="7A34C14C" w14:textId="77777777" w:rsidR="00497641" w:rsidRDefault="00000000">
            <w:pPr>
              <w:rPr>
                <w:color w:val="3A3A3A"/>
              </w:rPr>
            </w:pPr>
            <w:r>
              <w:rPr>
                <w:color w:val="3A3A3A"/>
              </w:rPr>
              <w:t>Device: HP Laptop</w:t>
            </w:r>
          </w:p>
        </w:tc>
      </w:tr>
    </w:tbl>
    <w:p w14:paraId="7574AAF6" w14:textId="77777777" w:rsidR="00497641" w:rsidRDefault="00497641"/>
    <w:p w14:paraId="17CF9169" w14:textId="77777777" w:rsidR="00497641" w:rsidRDefault="00497641"/>
    <w:p w14:paraId="2722F28F" w14:textId="4BC594C7" w:rsidR="00497641" w:rsidRDefault="001628F9">
      <w:r>
        <w:rPr>
          <w:b/>
          <w:noProof/>
          <w:color w:val="38761D"/>
          <w:sz w:val="26"/>
          <w:szCs w:val="26"/>
          <w:u w:val="single"/>
        </w:rPr>
        <mc:AlternateContent>
          <mc:Choice Requires="wps">
            <w:drawing>
              <wp:anchor distT="0" distB="0" distL="114300" distR="114300" simplePos="0" relativeHeight="251728896" behindDoc="0" locked="0" layoutInCell="1" allowOverlap="1" wp14:anchorId="75E9857C" wp14:editId="1AB2D52B">
                <wp:simplePos x="0" y="0"/>
                <wp:positionH relativeFrom="column">
                  <wp:posOffset>0</wp:posOffset>
                </wp:positionH>
                <wp:positionV relativeFrom="paragraph">
                  <wp:posOffset>38100</wp:posOffset>
                </wp:positionV>
                <wp:extent cx="5985163" cy="0"/>
                <wp:effectExtent l="38100" t="38100" r="73025" b="95250"/>
                <wp:wrapNone/>
                <wp:docPr id="513839578" name="Straight Connector 21"/>
                <wp:cNvGraphicFramePr/>
                <a:graphic xmlns:a="http://schemas.openxmlformats.org/drawingml/2006/main">
                  <a:graphicData uri="http://schemas.microsoft.com/office/word/2010/wordprocessingShape">
                    <wps:wsp>
                      <wps:cNvCnPr/>
                      <wps:spPr>
                        <a:xfrm>
                          <a:off x="0" y="0"/>
                          <a:ext cx="598516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ACC3163" id="Straight Connector 21"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0,3pt" to="471.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" strokecolor="#4f81bd [3204]" strokeweight="2pt">
                <v:shadow on="t" color="black" opacity="24903f" origin=",.5" offset="0,.55556mm"/>
              </v:line>
            </w:pict>
          </mc:Fallback>
        </mc:AlternateContent>
      </w:r>
    </w:p>
    <w:p w14:paraId="10B43CCB" w14:textId="77777777" w:rsidR="0080228D" w:rsidRDefault="0080228D"/>
    <w:p w14:paraId="02C03098" w14:textId="3F77E4A6" w:rsidR="00497641" w:rsidRDefault="00000000">
      <w:pPr>
        <w:rPr>
          <w:b/>
          <w:color w:val="38761D"/>
          <w:sz w:val="26"/>
          <w:szCs w:val="26"/>
          <w:u w:val="single"/>
        </w:rPr>
      </w:pPr>
      <w:r>
        <w:rPr>
          <w:b/>
          <w:color w:val="38761D"/>
          <w:sz w:val="26"/>
          <w:szCs w:val="26"/>
          <w:u w:val="single"/>
        </w:rPr>
        <w:t xml:space="preserve">Report: </w:t>
      </w:r>
      <w:r w:rsidR="001628F9">
        <w:rPr>
          <w:b/>
          <w:color w:val="38761D"/>
          <w:sz w:val="26"/>
          <w:szCs w:val="26"/>
          <w:u w:val="single"/>
        </w:rPr>
        <w:t>7</w:t>
      </w:r>
    </w:p>
    <w:p w14:paraId="2214E620" w14:textId="77777777" w:rsidR="00497641" w:rsidRDefault="00497641">
      <w:pPr>
        <w:rPr>
          <w:b/>
          <w:color w:val="38761D"/>
          <w:sz w:val="26"/>
          <w:szCs w:val="26"/>
          <w:u w:val="single"/>
        </w:rPr>
      </w:pPr>
    </w:p>
    <w:p w14:paraId="16CD283B" w14:textId="77777777" w:rsidR="00497641" w:rsidRDefault="00000000">
      <w:pPr>
        <w:rPr>
          <w:b/>
        </w:rPr>
      </w:pPr>
      <w:r>
        <w:rPr>
          <w:b/>
        </w:rPr>
        <w:t>Component / Module: Home page/ Cart Function/Payment Method</w:t>
      </w:r>
    </w:p>
    <w:p w14:paraId="578D184E" w14:textId="77777777" w:rsidR="00497641" w:rsidRDefault="00000000">
      <w:pPr>
        <w:rPr>
          <w:b/>
        </w:rPr>
      </w:pPr>
      <w:r>
        <w:rPr>
          <w:b/>
        </w:rPr>
        <w:t xml:space="preserve">Reporter: </w:t>
      </w:r>
      <w:r>
        <w:rPr>
          <w:b/>
        </w:rPr>
        <w:tab/>
      </w:r>
      <w:r>
        <w:rPr>
          <w:b/>
        </w:rPr>
        <w:tab/>
        <w:t>Swastika Thapa</w:t>
      </w:r>
    </w:p>
    <w:p w14:paraId="5AEA3D01" w14:textId="77777777" w:rsidR="00497641" w:rsidRDefault="00000000">
      <w:pPr>
        <w:rPr>
          <w:b/>
        </w:rPr>
      </w:pPr>
      <w:r>
        <w:rPr>
          <w:b/>
        </w:rPr>
        <w:t xml:space="preserve">Date: </w:t>
      </w:r>
      <w:r>
        <w:rPr>
          <w:b/>
        </w:rPr>
        <w:tab/>
      </w:r>
      <w:r>
        <w:rPr>
          <w:b/>
        </w:rPr>
        <w:tab/>
      </w:r>
      <w:r>
        <w:rPr>
          <w:b/>
        </w:rPr>
        <w:tab/>
        <w:t>26-05-2024</w:t>
      </w:r>
    </w:p>
    <w:p w14:paraId="673332F1" w14:textId="540BA5A7" w:rsidR="00497641" w:rsidRDefault="00000000">
      <w:pPr>
        <w:rPr>
          <w:b/>
        </w:rPr>
      </w:pPr>
      <w:r>
        <w:rPr>
          <w:b/>
        </w:rPr>
        <w:t>Reviewer:</w:t>
      </w:r>
      <w:r>
        <w:rPr>
          <w:b/>
        </w:rPr>
        <w:tab/>
      </w:r>
      <w:r>
        <w:rPr>
          <w:b/>
        </w:rPr>
        <w:tab/>
      </w:r>
      <w:r w:rsidR="0080228D">
        <w:rPr>
          <w:b/>
        </w:rPr>
        <w:t>Paramananda</w:t>
      </w:r>
      <w:r>
        <w:rPr>
          <w:b/>
        </w:rPr>
        <w:t xml:space="preserve"> Lal Karn</w:t>
      </w:r>
    </w:p>
    <w:p w14:paraId="323630C0" w14:textId="77777777" w:rsidR="00497641" w:rsidRDefault="00497641"/>
    <w:p w14:paraId="63F9107C" w14:textId="77777777" w:rsidR="00497641" w:rsidRDefault="00497641"/>
    <w:tbl>
      <w:tblPr>
        <w:tblStyle w:val="a4"/>
        <w:tblW w:w="9480"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2685"/>
        <w:gridCol w:w="1005"/>
        <w:gridCol w:w="5790"/>
      </w:tblGrid>
      <w:tr w:rsidR="00497641" w14:paraId="56B092C2" w14:textId="77777777">
        <w:trPr>
          <w:trHeight w:val="992"/>
        </w:trPr>
        <w:tc>
          <w:tcPr>
            <w:tcW w:w="2685" w:type="dxa"/>
            <w:tcBorders>
              <w:top w:val="nil"/>
              <w:left w:val="nil"/>
              <w:bottom w:val="nil"/>
              <w:right w:val="nil"/>
            </w:tcBorders>
            <w:shd w:val="clear" w:color="auto" w:fill="F3F3F3"/>
            <w:tcMar>
              <w:top w:w="100" w:type="dxa"/>
              <w:left w:w="100" w:type="dxa"/>
              <w:bottom w:w="100" w:type="dxa"/>
              <w:right w:w="100" w:type="dxa"/>
            </w:tcMar>
          </w:tcPr>
          <w:p w14:paraId="64FA63F9" w14:textId="77777777" w:rsidR="00497641" w:rsidRDefault="00497641">
            <w:pPr>
              <w:rPr>
                <w:b/>
                <w:color w:val="3A3A3A"/>
              </w:rPr>
            </w:pPr>
          </w:p>
          <w:p w14:paraId="74DA3C1E" w14:textId="77777777" w:rsidR="00497641" w:rsidRDefault="00000000">
            <w:pPr>
              <w:rPr>
                <w:b/>
                <w:color w:val="3A3A3A"/>
              </w:rPr>
            </w:pPr>
            <w:r>
              <w:rPr>
                <w:b/>
                <w:color w:val="3A3A3A"/>
              </w:rPr>
              <w:t>Defect ID</w:t>
            </w:r>
          </w:p>
          <w:p w14:paraId="734143FB" w14:textId="77777777" w:rsidR="00497641" w:rsidRDefault="00497641">
            <w:pPr>
              <w:rPr>
                <w:b/>
                <w:color w:val="3A3A3A"/>
              </w:rPr>
            </w:pPr>
          </w:p>
        </w:tc>
        <w:tc>
          <w:tcPr>
            <w:tcW w:w="1005" w:type="dxa"/>
            <w:tcBorders>
              <w:top w:val="nil"/>
              <w:left w:val="nil"/>
              <w:bottom w:val="nil"/>
              <w:right w:val="nil"/>
            </w:tcBorders>
            <w:shd w:val="clear" w:color="auto" w:fill="F3F3F3"/>
            <w:tcMar>
              <w:top w:w="100" w:type="dxa"/>
              <w:left w:w="100" w:type="dxa"/>
              <w:bottom w:w="100" w:type="dxa"/>
              <w:right w:w="100" w:type="dxa"/>
            </w:tcMar>
          </w:tcPr>
          <w:p w14:paraId="29D9E268" w14:textId="77777777" w:rsidR="00497641" w:rsidRDefault="00497641">
            <w:pPr>
              <w:rPr>
                <w:b/>
                <w:color w:val="3A3A3A"/>
              </w:rPr>
            </w:pPr>
          </w:p>
        </w:tc>
        <w:tc>
          <w:tcPr>
            <w:tcW w:w="5790" w:type="dxa"/>
            <w:tcBorders>
              <w:top w:val="nil"/>
              <w:left w:val="nil"/>
              <w:bottom w:val="nil"/>
              <w:right w:val="nil"/>
            </w:tcBorders>
            <w:shd w:val="clear" w:color="auto" w:fill="F3F3F3"/>
            <w:tcMar>
              <w:top w:w="100" w:type="dxa"/>
              <w:left w:w="100" w:type="dxa"/>
              <w:bottom w:w="100" w:type="dxa"/>
              <w:right w:w="100" w:type="dxa"/>
            </w:tcMar>
          </w:tcPr>
          <w:p w14:paraId="26CF6AC0" w14:textId="77777777" w:rsidR="00497641" w:rsidRDefault="00497641">
            <w:pPr>
              <w:rPr>
                <w:color w:val="3A3A3A"/>
              </w:rPr>
            </w:pPr>
          </w:p>
          <w:p w14:paraId="7E3F1FB6" w14:textId="77777777" w:rsidR="00497641" w:rsidRDefault="00000000">
            <w:pPr>
              <w:rPr>
                <w:color w:val="3A3A3A"/>
              </w:rPr>
            </w:pPr>
            <w:r>
              <w:rPr>
                <w:color w:val="3A3A3A"/>
              </w:rPr>
              <w:t>C_020</w:t>
            </w:r>
          </w:p>
        </w:tc>
      </w:tr>
      <w:tr w:rsidR="00497641" w14:paraId="1ED9E7A0" w14:textId="77777777">
        <w:trPr>
          <w:trHeight w:val="1070"/>
        </w:trPr>
        <w:tc>
          <w:tcPr>
            <w:tcW w:w="2685" w:type="dxa"/>
            <w:tcBorders>
              <w:top w:val="single" w:sz="5" w:space="0" w:color="DDDDDD"/>
              <w:left w:val="nil"/>
              <w:bottom w:val="nil"/>
              <w:right w:val="nil"/>
            </w:tcBorders>
            <w:tcMar>
              <w:top w:w="100" w:type="dxa"/>
              <w:left w:w="100" w:type="dxa"/>
              <w:bottom w:w="100" w:type="dxa"/>
              <w:right w:w="100" w:type="dxa"/>
            </w:tcMar>
          </w:tcPr>
          <w:p w14:paraId="4EFB103D" w14:textId="77777777" w:rsidR="00497641" w:rsidRDefault="00497641">
            <w:pPr>
              <w:rPr>
                <w:b/>
                <w:color w:val="3A3A3A"/>
              </w:rPr>
            </w:pPr>
          </w:p>
          <w:p w14:paraId="10AAE65B" w14:textId="77777777" w:rsidR="00497641" w:rsidRDefault="00000000">
            <w:pPr>
              <w:rPr>
                <w:color w:val="3A3A3A"/>
              </w:rPr>
            </w:pPr>
            <w:r>
              <w:rPr>
                <w:b/>
                <w:color w:val="3A3A3A"/>
              </w:rPr>
              <w:t>Defect Title</w:t>
            </w:r>
          </w:p>
        </w:tc>
        <w:tc>
          <w:tcPr>
            <w:tcW w:w="1005" w:type="dxa"/>
            <w:tcBorders>
              <w:top w:val="single" w:sz="5" w:space="0" w:color="DDDDDD"/>
              <w:left w:val="nil"/>
              <w:bottom w:val="nil"/>
              <w:right w:val="nil"/>
            </w:tcBorders>
            <w:tcMar>
              <w:top w:w="100" w:type="dxa"/>
              <w:left w:w="100" w:type="dxa"/>
              <w:bottom w:w="100" w:type="dxa"/>
              <w:right w:w="100" w:type="dxa"/>
            </w:tcMar>
          </w:tcPr>
          <w:p w14:paraId="0753DDA5" w14:textId="77777777" w:rsidR="00497641" w:rsidRDefault="00497641">
            <w:pPr>
              <w:rPr>
                <w:b/>
                <w:color w:val="3A3A3A"/>
              </w:rPr>
            </w:pPr>
          </w:p>
        </w:tc>
        <w:tc>
          <w:tcPr>
            <w:tcW w:w="5790" w:type="dxa"/>
            <w:tcBorders>
              <w:top w:val="single" w:sz="5" w:space="0" w:color="DDDDDD"/>
              <w:left w:val="nil"/>
              <w:bottom w:val="nil"/>
              <w:right w:val="nil"/>
            </w:tcBorders>
            <w:tcMar>
              <w:top w:w="100" w:type="dxa"/>
              <w:left w:w="100" w:type="dxa"/>
              <w:bottom w:w="100" w:type="dxa"/>
              <w:right w:w="100" w:type="dxa"/>
            </w:tcMar>
          </w:tcPr>
          <w:p w14:paraId="376AB957" w14:textId="77777777" w:rsidR="00497641" w:rsidRDefault="00497641">
            <w:pPr>
              <w:rPr>
                <w:color w:val="3A3A3A"/>
              </w:rPr>
            </w:pPr>
          </w:p>
          <w:p w14:paraId="14551381" w14:textId="77777777" w:rsidR="00497641" w:rsidRDefault="00000000">
            <w:pPr>
              <w:rPr>
                <w:color w:val="3A3A3A"/>
              </w:rPr>
            </w:pPr>
            <w:r>
              <w:rPr>
                <w:color w:val="3A3A3A"/>
              </w:rPr>
              <w:t>Payment methods are not available</w:t>
            </w:r>
          </w:p>
        </w:tc>
      </w:tr>
      <w:tr w:rsidR="00497641" w14:paraId="60319530" w14:textId="77777777">
        <w:trPr>
          <w:trHeight w:val="1070"/>
        </w:trPr>
        <w:tc>
          <w:tcPr>
            <w:tcW w:w="2685" w:type="dxa"/>
            <w:tcBorders>
              <w:top w:val="single" w:sz="5" w:space="0" w:color="DDDDDD"/>
              <w:left w:val="nil"/>
              <w:bottom w:val="nil"/>
              <w:right w:val="nil"/>
            </w:tcBorders>
            <w:shd w:val="clear" w:color="auto" w:fill="F3F3F3"/>
            <w:tcMar>
              <w:top w:w="100" w:type="dxa"/>
              <w:left w:w="100" w:type="dxa"/>
              <w:bottom w:w="100" w:type="dxa"/>
              <w:right w:w="100" w:type="dxa"/>
            </w:tcMar>
          </w:tcPr>
          <w:p w14:paraId="28979B9A" w14:textId="77777777" w:rsidR="00497641" w:rsidRDefault="00497641">
            <w:pPr>
              <w:rPr>
                <w:b/>
                <w:color w:val="3A3A3A"/>
              </w:rPr>
            </w:pPr>
          </w:p>
          <w:p w14:paraId="5B391871" w14:textId="77777777" w:rsidR="00497641" w:rsidRDefault="00000000">
            <w:pPr>
              <w:rPr>
                <w:b/>
                <w:color w:val="3A3A3A"/>
              </w:rPr>
            </w:pPr>
            <w:r>
              <w:rPr>
                <w:b/>
                <w:color w:val="3A3A3A"/>
              </w:rPr>
              <w:t>Module affected</w:t>
            </w:r>
          </w:p>
          <w:p w14:paraId="386B9B6A" w14:textId="77777777" w:rsidR="00497641" w:rsidRDefault="00497641">
            <w:pPr>
              <w:rPr>
                <w:b/>
                <w:color w:val="3A3A3A"/>
              </w:rPr>
            </w:pPr>
          </w:p>
        </w:tc>
        <w:tc>
          <w:tcPr>
            <w:tcW w:w="1005" w:type="dxa"/>
            <w:tcBorders>
              <w:top w:val="single" w:sz="5" w:space="0" w:color="DDDDDD"/>
              <w:left w:val="nil"/>
              <w:bottom w:val="nil"/>
              <w:right w:val="nil"/>
            </w:tcBorders>
            <w:shd w:val="clear" w:color="auto" w:fill="F3F3F3"/>
            <w:tcMar>
              <w:top w:w="100" w:type="dxa"/>
              <w:left w:w="100" w:type="dxa"/>
              <w:bottom w:w="100" w:type="dxa"/>
              <w:right w:w="100" w:type="dxa"/>
            </w:tcMar>
          </w:tcPr>
          <w:p w14:paraId="13360EB9" w14:textId="77777777" w:rsidR="00497641" w:rsidRDefault="00497641">
            <w:pPr>
              <w:rPr>
                <w:b/>
                <w:color w:val="3A3A3A"/>
              </w:rPr>
            </w:pPr>
          </w:p>
        </w:tc>
        <w:tc>
          <w:tcPr>
            <w:tcW w:w="5790" w:type="dxa"/>
            <w:tcBorders>
              <w:top w:val="single" w:sz="5" w:space="0" w:color="DDDDDD"/>
              <w:left w:val="nil"/>
              <w:bottom w:val="nil"/>
              <w:right w:val="nil"/>
            </w:tcBorders>
            <w:shd w:val="clear" w:color="auto" w:fill="F3F3F3"/>
            <w:tcMar>
              <w:top w:w="100" w:type="dxa"/>
              <w:left w:w="100" w:type="dxa"/>
              <w:bottom w:w="100" w:type="dxa"/>
              <w:right w:w="100" w:type="dxa"/>
            </w:tcMar>
          </w:tcPr>
          <w:p w14:paraId="1BDF8130" w14:textId="77777777" w:rsidR="00497641" w:rsidRDefault="00497641">
            <w:pPr>
              <w:rPr>
                <w:color w:val="3A3A3A"/>
              </w:rPr>
            </w:pPr>
          </w:p>
          <w:p w14:paraId="686BC7D5" w14:textId="77777777" w:rsidR="00497641" w:rsidRDefault="00000000">
            <w:pPr>
              <w:rPr>
                <w:color w:val="3A3A3A"/>
              </w:rPr>
            </w:pPr>
            <w:r>
              <w:rPr>
                <w:color w:val="3A3A3A"/>
              </w:rPr>
              <w:t xml:space="preserve"> Home page/ Cart Function/Payment Method</w:t>
            </w:r>
          </w:p>
          <w:p w14:paraId="09DE1577" w14:textId="77777777" w:rsidR="00497641" w:rsidRDefault="00497641">
            <w:pPr>
              <w:rPr>
                <w:color w:val="3A3A3A"/>
              </w:rPr>
            </w:pPr>
          </w:p>
          <w:p w14:paraId="27EA3CF7" w14:textId="77777777" w:rsidR="00497641" w:rsidRDefault="00497641">
            <w:pPr>
              <w:rPr>
                <w:color w:val="3A3A3A"/>
              </w:rPr>
            </w:pPr>
          </w:p>
        </w:tc>
      </w:tr>
      <w:tr w:rsidR="00497641" w14:paraId="15410D7E" w14:textId="77777777">
        <w:trPr>
          <w:trHeight w:val="1070"/>
        </w:trPr>
        <w:tc>
          <w:tcPr>
            <w:tcW w:w="2685" w:type="dxa"/>
            <w:tcBorders>
              <w:top w:val="single" w:sz="5" w:space="0" w:color="DDDDDD"/>
              <w:left w:val="nil"/>
              <w:bottom w:val="nil"/>
              <w:right w:val="nil"/>
            </w:tcBorders>
            <w:tcMar>
              <w:top w:w="100" w:type="dxa"/>
              <w:left w:w="100" w:type="dxa"/>
              <w:bottom w:w="100" w:type="dxa"/>
              <w:right w:w="100" w:type="dxa"/>
            </w:tcMar>
          </w:tcPr>
          <w:p w14:paraId="69353AE3" w14:textId="77777777" w:rsidR="00497641" w:rsidRDefault="00497641">
            <w:pPr>
              <w:rPr>
                <w:b/>
                <w:color w:val="3A3A3A"/>
              </w:rPr>
            </w:pPr>
          </w:p>
          <w:p w14:paraId="3A20F83F" w14:textId="77777777" w:rsidR="00497641" w:rsidRDefault="00000000">
            <w:pPr>
              <w:rPr>
                <w:b/>
                <w:color w:val="3A3A3A"/>
              </w:rPr>
            </w:pPr>
            <w:r>
              <w:rPr>
                <w:b/>
                <w:color w:val="3A3A3A"/>
              </w:rPr>
              <w:t>Reporter</w:t>
            </w:r>
          </w:p>
        </w:tc>
        <w:tc>
          <w:tcPr>
            <w:tcW w:w="1005" w:type="dxa"/>
            <w:tcBorders>
              <w:top w:val="single" w:sz="5" w:space="0" w:color="DDDDDD"/>
              <w:left w:val="nil"/>
              <w:bottom w:val="nil"/>
              <w:right w:val="nil"/>
            </w:tcBorders>
            <w:tcMar>
              <w:top w:w="100" w:type="dxa"/>
              <w:left w:w="100" w:type="dxa"/>
              <w:bottom w:w="100" w:type="dxa"/>
              <w:right w:w="100" w:type="dxa"/>
            </w:tcMar>
          </w:tcPr>
          <w:p w14:paraId="1DE0644D" w14:textId="77777777" w:rsidR="00497641" w:rsidRDefault="00497641">
            <w:pPr>
              <w:rPr>
                <w:b/>
                <w:color w:val="3A3A3A"/>
              </w:rPr>
            </w:pPr>
          </w:p>
        </w:tc>
        <w:tc>
          <w:tcPr>
            <w:tcW w:w="5790" w:type="dxa"/>
            <w:tcBorders>
              <w:top w:val="single" w:sz="5" w:space="0" w:color="DDDDDD"/>
              <w:left w:val="nil"/>
              <w:bottom w:val="nil"/>
              <w:right w:val="nil"/>
            </w:tcBorders>
            <w:tcMar>
              <w:top w:w="100" w:type="dxa"/>
              <w:left w:w="100" w:type="dxa"/>
              <w:bottom w:w="100" w:type="dxa"/>
              <w:right w:w="100" w:type="dxa"/>
            </w:tcMar>
          </w:tcPr>
          <w:p w14:paraId="4474A887" w14:textId="77777777" w:rsidR="00497641" w:rsidRDefault="00497641">
            <w:pPr>
              <w:rPr>
                <w:color w:val="3A3A3A"/>
              </w:rPr>
            </w:pPr>
          </w:p>
          <w:p w14:paraId="4A72129E" w14:textId="77777777" w:rsidR="00497641" w:rsidRDefault="00000000">
            <w:pPr>
              <w:rPr>
                <w:color w:val="3A3A3A"/>
              </w:rPr>
            </w:pPr>
            <w:r>
              <w:rPr>
                <w:color w:val="3A3A3A"/>
              </w:rPr>
              <w:t>Swastika Thapa</w:t>
            </w:r>
          </w:p>
        </w:tc>
      </w:tr>
      <w:tr w:rsidR="00497641" w14:paraId="711BF3EB" w14:textId="77777777">
        <w:trPr>
          <w:trHeight w:val="1070"/>
        </w:trPr>
        <w:tc>
          <w:tcPr>
            <w:tcW w:w="2685" w:type="dxa"/>
            <w:tcBorders>
              <w:top w:val="single" w:sz="5" w:space="0" w:color="DDDDDD"/>
              <w:left w:val="nil"/>
              <w:bottom w:val="nil"/>
              <w:right w:val="nil"/>
            </w:tcBorders>
            <w:shd w:val="clear" w:color="auto" w:fill="F3F3F3"/>
            <w:tcMar>
              <w:top w:w="100" w:type="dxa"/>
              <w:left w:w="100" w:type="dxa"/>
              <w:bottom w:w="100" w:type="dxa"/>
              <w:right w:w="100" w:type="dxa"/>
            </w:tcMar>
          </w:tcPr>
          <w:p w14:paraId="7BAF694C" w14:textId="77777777" w:rsidR="00497641" w:rsidRDefault="00497641">
            <w:pPr>
              <w:rPr>
                <w:b/>
                <w:color w:val="3A3A3A"/>
              </w:rPr>
            </w:pPr>
          </w:p>
          <w:p w14:paraId="1367703D" w14:textId="77777777" w:rsidR="00497641" w:rsidRDefault="00000000">
            <w:pPr>
              <w:rPr>
                <w:b/>
                <w:color w:val="3A3A3A"/>
              </w:rPr>
            </w:pPr>
            <w:r>
              <w:rPr>
                <w:b/>
                <w:color w:val="3A3A3A"/>
              </w:rPr>
              <w:t>Reported on</w:t>
            </w:r>
          </w:p>
          <w:p w14:paraId="02498FBB" w14:textId="77777777" w:rsidR="00497641" w:rsidRDefault="00497641">
            <w:pPr>
              <w:rPr>
                <w:b/>
                <w:color w:val="3A3A3A"/>
              </w:rPr>
            </w:pPr>
          </w:p>
        </w:tc>
        <w:tc>
          <w:tcPr>
            <w:tcW w:w="1005" w:type="dxa"/>
            <w:tcBorders>
              <w:top w:val="single" w:sz="5" w:space="0" w:color="DDDDDD"/>
              <w:left w:val="nil"/>
              <w:bottom w:val="nil"/>
              <w:right w:val="nil"/>
            </w:tcBorders>
            <w:shd w:val="clear" w:color="auto" w:fill="F3F3F3"/>
            <w:tcMar>
              <w:top w:w="100" w:type="dxa"/>
              <w:left w:w="100" w:type="dxa"/>
              <w:bottom w:w="100" w:type="dxa"/>
              <w:right w:w="100" w:type="dxa"/>
            </w:tcMar>
          </w:tcPr>
          <w:p w14:paraId="5B1BBBEB" w14:textId="77777777" w:rsidR="00497641" w:rsidRDefault="00497641">
            <w:pPr>
              <w:rPr>
                <w:b/>
                <w:color w:val="3A3A3A"/>
              </w:rPr>
            </w:pPr>
          </w:p>
        </w:tc>
        <w:tc>
          <w:tcPr>
            <w:tcW w:w="5790" w:type="dxa"/>
            <w:tcBorders>
              <w:top w:val="single" w:sz="5" w:space="0" w:color="DDDDDD"/>
              <w:left w:val="nil"/>
              <w:bottom w:val="nil"/>
              <w:right w:val="nil"/>
            </w:tcBorders>
            <w:shd w:val="clear" w:color="auto" w:fill="F3F3F3"/>
            <w:tcMar>
              <w:top w:w="100" w:type="dxa"/>
              <w:left w:w="100" w:type="dxa"/>
              <w:bottom w:w="100" w:type="dxa"/>
              <w:right w:w="100" w:type="dxa"/>
            </w:tcMar>
          </w:tcPr>
          <w:p w14:paraId="52050F0C" w14:textId="77777777" w:rsidR="00497641" w:rsidRDefault="00497641">
            <w:pPr>
              <w:rPr>
                <w:color w:val="3A3A3A"/>
              </w:rPr>
            </w:pPr>
          </w:p>
          <w:p w14:paraId="271F26B0" w14:textId="77777777" w:rsidR="00497641" w:rsidRDefault="00000000">
            <w:pPr>
              <w:rPr>
                <w:color w:val="3A3A3A"/>
              </w:rPr>
            </w:pPr>
            <w:r>
              <w:rPr>
                <w:color w:val="3A3A3A"/>
              </w:rPr>
              <w:t>26-05-2024</w:t>
            </w:r>
          </w:p>
        </w:tc>
      </w:tr>
      <w:tr w:rsidR="00497641" w14:paraId="1F4F7C04" w14:textId="77777777">
        <w:trPr>
          <w:trHeight w:val="1070"/>
        </w:trPr>
        <w:tc>
          <w:tcPr>
            <w:tcW w:w="2685" w:type="dxa"/>
            <w:tcBorders>
              <w:top w:val="single" w:sz="5" w:space="0" w:color="DDDDDD"/>
              <w:left w:val="nil"/>
              <w:bottom w:val="nil"/>
              <w:right w:val="nil"/>
            </w:tcBorders>
            <w:tcMar>
              <w:top w:w="100" w:type="dxa"/>
              <w:left w:w="100" w:type="dxa"/>
              <w:bottom w:w="100" w:type="dxa"/>
              <w:right w:w="100" w:type="dxa"/>
            </w:tcMar>
          </w:tcPr>
          <w:p w14:paraId="5869713C" w14:textId="77777777" w:rsidR="00497641" w:rsidRDefault="00497641">
            <w:pPr>
              <w:rPr>
                <w:b/>
                <w:color w:val="3A3A3A"/>
              </w:rPr>
            </w:pPr>
          </w:p>
          <w:p w14:paraId="6029F62B" w14:textId="77777777" w:rsidR="00497641" w:rsidRDefault="00000000">
            <w:pPr>
              <w:rPr>
                <w:b/>
                <w:color w:val="3A3A3A"/>
              </w:rPr>
            </w:pPr>
            <w:r>
              <w:rPr>
                <w:b/>
                <w:color w:val="3A3A3A"/>
              </w:rPr>
              <w:t>Status</w:t>
            </w:r>
          </w:p>
          <w:p w14:paraId="44D5B4A0" w14:textId="77777777" w:rsidR="00497641" w:rsidRDefault="00497641">
            <w:pPr>
              <w:rPr>
                <w:b/>
                <w:color w:val="3A3A3A"/>
              </w:rPr>
            </w:pPr>
          </w:p>
        </w:tc>
        <w:tc>
          <w:tcPr>
            <w:tcW w:w="1005" w:type="dxa"/>
            <w:tcBorders>
              <w:top w:val="single" w:sz="5" w:space="0" w:color="DDDDDD"/>
              <w:left w:val="nil"/>
              <w:bottom w:val="nil"/>
              <w:right w:val="nil"/>
            </w:tcBorders>
            <w:tcMar>
              <w:top w:w="100" w:type="dxa"/>
              <w:left w:w="100" w:type="dxa"/>
              <w:bottom w:w="100" w:type="dxa"/>
              <w:right w:w="100" w:type="dxa"/>
            </w:tcMar>
          </w:tcPr>
          <w:p w14:paraId="557F3245" w14:textId="77777777" w:rsidR="00497641" w:rsidRDefault="00497641">
            <w:pPr>
              <w:rPr>
                <w:b/>
                <w:color w:val="3A3A3A"/>
              </w:rPr>
            </w:pPr>
          </w:p>
        </w:tc>
        <w:tc>
          <w:tcPr>
            <w:tcW w:w="5790" w:type="dxa"/>
            <w:tcBorders>
              <w:top w:val="single" w:sz="5" w:space="0" w:color="DDDDDD"/>
              <w:left w:val="nil"/>
              <w:bottom w:val="nil"/>
              <w:right w:val="nil"/>
            </w:tcBorders>
            <w:tcMar>
              <w:top w:w="100" w:type="dxa"/>
              <w:left w:w="100" w:type="dxa"/>
              <w:bottom w:w="100" w:type="dxa"/>
              <w:right w:w="100" w:type="dxa"/>
            </w:tcMar>
          </w:tcPr>
          <w:p w14:paraId="0BB85A3C" w14:textId="77777777" w:rsidR="00497641" w:rsidRDefault="00497641">
            <w:pPr>
              <w:rPr>
                <w:color w:val="3A3A3A"/>
              </w:rPr>
            </w:pPr>
          </w:p>
          <w:p w14:paraId="3A6A691E" w14:textId="77777777" w:rsidR="00497641" w:rsidRDefault="00000000">
            <w:pPr>
              <w:rPr>
                <w:color w:val="3A3A3A"/>
              </w:rPr>
            </w:pPr>
            <w:r>
              <w:rPr>
                <w:color w:val="3A3A3A"/>
              </w:rPr>
              <w:t>New</w:t>
            </w:r>
          </w:p>
        </w:tc>
      </w:tr>
      <w:tr w:rsidR="00497641" w14:paraId="585A47AD" w14:textId="77777777">
        <w:trPr>
          <w:trHeight w:val="1070"/>
        </w:trPr>
        <w:tc>
          <w:tcPr>
            <w:tcW w:w="2685" w:type="dxa"/>
            <w:tcBorders>
              <w:top w:val="single" w:sz="5" w:space="0" w:color="DDDDDD"/>
              <w:left w:val="nil"/>
              <w:bottom w:val="nil"/>
              <w:right w:val="nil"/>
            </w:tcBorders>
            <w:shd w:val="clear" w:color="auto" w:fill="F3F3F3"/>
            <w:tcMar>
              <w:top w:w="100" w:type="dxa"/>
              <w:left w:w="100" w:type="dxa"/>
              <w:bottom w:w="100" w:type="dxa"/>
              <w:right w:w="100" w:type="dxa"/>
            </w:tcMar>
          </w:tcPr>
          <w:p w14:paraId="4755704E" w14:textId="77777777" w:rsidR="00497641" w:rsidRDefault="00497641">
            <w:pPr>
              <w:rPr>
                <w:b/>
                <w:color w:val="3A3A3A"/>
              </w:rPr>
            </w:pPr>
          </w:p>
          <w:p w14:paraId="33C24BC9" w14:textId="77777777" w:rsidR="00497641" w:rsidRDefault="00000000">
            <w:pPr>
              <w:rPr>
                <w:b/>
                <w:color w:val="3A3A3A"/>
              </w:rPr>
            </w:pPr>
            <w:r>
              <w:rPr>
                <w:b/>
                <w:color w:val="3A3A3A"/>
              </w:rPr>
              <w:t>Assigned To</w:t>
            </w:r>
          </w:p>
          <w:p w14:paraId="3FE223A1" w14:textId="77777777" w:rsidR="00497641" w:rsidRDefault="00497641">
            <w:pPr>
              <w:rPr>
                <w:b/>
                <w:color w:val="3A3A3A"/>
              </w:rPr>
            </w:pPr>
          </w:p>
        </w:tc>
        <w:tc>
          <w:tcPr>
            <w:tcW w:w="1005" w:type="dxa"/>
            <w:tcBorders>
              <w:top w:val="single" w:sz="5" w:space="0" w:color="DDDDDD"/>
              <w:left w:val="nil"/>
              <w:bottom w:val="nil"/>
              <w:right w:val="nil"/>
            </w:tcBorders>
            <w:shd w:val="clear" w:color="auto" w:fill="F3F3F3"/>
            <w:tcMar>
              <w:top w:w="100" w:type="dxa"/>
              <w:left w:w="100" w:type="dxa"/>
              <w:bottom w:w="100" w:type="dxa"/>
              <w:right w:w="100" w:type="dxa"/>
            </w:tcMar>
          </w:tcPr>
          <w:p w14:paraId="617DA783" w14:textId="77777777" w:rsidR="00497641" w:rsidRDefault="00497641">
            <w:pPr>
              <w:rPr>
                <w:b/>
                <w:color w:val="3A3A3A"/>
              </w:rPr>
            </w:pPr>
          </w:p>
        </w:tc>
        <w:tc>
          <w:tcPr>
            <w:tcW w:w="5790" w:type="dxa"/>
            <w:tcBorders>
              <w:top w:val="single" w:sz="5" w:space="0" w:color="DDDDDD"/>
              <w:left w:val="nil"/>
              <w:bottom w:val="nil"/>
              <w:right w:val="nil"/>
            </w:tcBorders>
            <w:shd w:val="clear" w:color="auto" w:fill="F3F3F3"/>
            <w:tcMar>
              <w:top w:w="100" w:type="dxa"/>
              <w:left w:w="100" w:type="dxa"/>
              <w:bottom w:w="100" w:type="dxa"/>
              <w:right w:w="100" w:type="dxa"/>
            </w:tcMar>
          </w:tcPr>
          <w:p w14:paraId="2C902621" w14:textId="77777777" w:rsidR="00497641" w:rsidRDefault="00497641">
            <w:pPr>
              <w:rPr>
                <w:color w:val="3A3A3A"/>
              </w:rPr>
            </w:pPr>
          </w:p>
          <w:p w14:paraId="31139C27" w14:textId="77777777" w:rsidR="00497641" w:rsidRDefault="00000000">
            <w:pPr>
              <w:rPr>
                <w:color w:val="3A3A3A"/>
              </w:rPr>
            </w:pPr>
            <w:r>
              <w:rPr>
                <w:color w:val="3A3A3A"/>
              </w:rPr>
              <w:t>Developer ABC</w:t>
            </w:r>
          </w:p>
        </w:tc>
      </w:tr>
      <w:tr w:rsidR="00497641" w14:paraId="6F1D367C" w14:textId="77777777">
        <w:trPr>
          <w:trHeight w:val="1965"/>
        </w:trPr>
        <w:tc>
          <w:tcPr>
            <w:tcW w:w="2685" w:type="dxa"/>
            <w:tcBorders>
              <w:top w:val="single" w:sz="5" w:space="0" w:color="DDDDDD"/>
              <w:left w:val="nil"/>
              <w:bottom w:val="nil"/>
              <w:right w:val="nil"/>
            </w:tcBorders>
            <w:tcMar>
              <w:top w:w="100" w:type="dxa"/>
              <w:left w:w="100" w:type="dxa"/>
              <w:bottom w:w="100" w:type="dxa"/>
              <w:right w:w="100" w:type="dxa"/>
            </w:tcMar>
          </w:tcPr>
          <w:p w14:paraId="1A7CAAF1" w14:textId="77777777" w:rsidR="00497641" w:rsidRDefault="00497641">
            <w:pPr>
              <w:rPr>
                <w:b/>
                <w:color w:val="3A3A3A"/>
              </w:rPr>
            </w:pPr>
          </w:p>
          <w:p w14:paraId="3BB69307" w14:textId="77777777" w:rsidR="00497641" w:rsidRDefault="00497641">
            <w:pPr>
              <w:rPr>
                <w:b/>
                <w:color w:val="3A3A3A"/>
              </w:rPr>
            </w:pPr>
          </w:p>
          <w:p w14:paraId="66334536" w14:textId="77777777" w:rsidR="00497641" w:rsidRDefault="00000000">
            <w:pPr>
              <w:rPr>
                <w:color w:val="3A3A3A"/>
              </w:rPr>
            </w:pPr>
            <w:r>
              <w:rPr>
                <w:b/>
                <w:color w:val="3A3A3A"/>
              </w:rPr>
              <w:t>Defect Description</w:t>
            </w:r>
          </w:p>
        </w:tc>
        <w:tc>
          <w:tcPr>
            <w:tcW w:w="1005" w:type="dxa"/>
            <w:tcBorders>
              <w:top w:val="single" w:sz="5" w:space="0" w:color="DDDDDD"/>
              <w:left w:val="nil"/>
              <w:bottom w:val="nil"/>
              <w:right w:val="nil"/>
            </w:tcBorders>
            <w:tcMar>
              <w:top w:w="100" w:type="dxa"/>
              <w:left w:w="100" w:type="dxa"/>
              <w:bottom w:w="100" w:type="dxa"/>
              <w:right w:w="100" w:type="dxa"/>
            </w:tcMar>
          </w:tcPr>
          <w:p w14:paraId="57F3285E" w14:textId="77777777" w:rsidR="00497641" w:rsidRDefault="00497641">
            <w:pPr>
              <w:rPr>
                <w:b/>
                <w:color w:val="3A3A3A"/>
              </w:rPr>
            </w:pPr>
          </w:p>
        </w:tc>
        <w:tc>
          <w:tcPr>
            <w:tcW w:w="5790" w:type="dxa"/>
            <w:tcBorders>
              <w:top w:val="single" w:sz="5" w:space="0" w:color="DDDDDD"/>
              <w:left w:val="nil"/>
              <w:bottom w:val="nil"/>
              <w:right w:val="nil"/>
            </w:tcBorders>
            <w:tcMar>
              <w:top w:w="100" w:type="dxa"/>
              <w:left w:w="100" w:type="dxa"/>
              <w:bottom w:w="100" w:type="dxa"/>
              <w:right w:w="100" w:type="dxa"/>
            </w:tcMar>
          </w:tcPr>
          <w:p w14:paraId="266092BD" w14:textId="77777777" w:rsidR="00497641" w:rsidRDefault="00497641">
            <w:pPr>
              <w:rPr>
                <w:color w:val="3A3A3A"/>
              </w:rPr>
            </w:pPr>
          </w:p>
          <w:p w14:paraId="61EA2869" w14:textId="77777777" w:rsidR="00497641" w:rsidRDefault="00000000">
            <w:pPr>
              <w:jc w:val="both"/>
              <w:rPr>
                <w:color w:val="3A3A3A"/>
              </w:rPr>
            </w:pPr>
            <w:r>
              <w:rPr>
                <w:color w:val="3A3A3A"/>
              </w:rPr>
              <w:t>The checkout process skips the step for selecting a payment method. Clicking "Place Order" redirects to a successful purchase page, even without processing the payment interface.</w:t>
            </w:r>
          </w:p>
        </w:tc>
      </w:tr>
      <w:tr w:rsidR="00497641" w14:paraId="04EDBDC2" w14:textId="77777777">
        <w:trPr>
          <w:trHeight w:val="1545"/>
        </w:trPr>
        <w:tc>
          <w:tcPr>
            <w:tcW w:w="2685" w:type="dxa"/>
            <w:tcBorders>
              <w:top w:val="single" w:sz="5" w:space="0" w:color="DDDDDD"/>
              <w:left w:val="nil"/>
              <w:bottom w:val="nil"/>
              <w:right w:val="nil"/>
            </w:tcBorders>
            <w:shd w:val="clear" w:color="auto" w:fill="F3F3F3"/>
            <w:tcMar>
              <w:top w:w="100" w:type="dxa"/>
              <w:left w:w="100" w:type="dxa"/>
              <w:bottom w:w="100" w:type="dxa"/>
              <w:right w:w="100" w:type="dxa"/>
            </w:tcMar>
          </w:tcPr>
          <w:p w14:paraId="4EC013EE" w14:textId="77777777" w:rsidR="00497641" w:rsidRDefault="00497641">
            <w:pPr>
              <w:rPr>
                <w:b/>
                <w:color w:val="3A3A3A"/>
              </w:rPr>
            </w:pPr>
          </w:p>
          <w:p w14:paraId="39C9660E" w14:textId="77777777" w:rsidR="00497641" w:rsidRDefault="00000000">
            <w:pPr>
              <w:rPr>
                <w:color w:val="3A3A3A"/>
              </w:rPr>
            </w:pPr>
            <w:r>
              <w:rPr>
                <w:b/>
                <w:color w:val="3A3A3A"/>
              </w:rPr>
              <w:t>Steps to reproduce</w:t>
            </w:r>
          </w:p>
          <w:p w14:paraId="7E5D03B2" w14:textId="77777777" w:rsidR="00497641" w:rsidRDefault="00497641">
            <w:pPr>
              <w:rPr>
                <w:b/>
                <w:color w:val="3A3A3A"/>
              </w:rPr>
            </w:pPr>
          </w:p>
        </w:tc>
        <w:tc>
          <w:tcPr>
            <w:tcW w:w="1005" w:type="dxa"/>
            <w:tcBorders>
              <w:top w:val="single" w:sz="5" w:space="0" w:color="DDDDDD"/>
              <w:left w:val="nil"/>
              <w:bottom w:val="nil"/>
              <w:right w:val="nil"/>
            </w:tcBorders>
            <w:shd w:val="clear" w:color="auto" w:fill="F3F3F3"/>
            <w:tcMar>
              <w:top w:w="100" w:type="dxa"/>
              <w:left w:w="100" w:type="dxa"/>
              <w:bottom w:w="100" w:type="dxa"/>
              <w:right w:w="100" w:type="dxa"/>
            </w:tcMar>
          </w:tcPr>
          <w:p w14:paraId="5163B0FC" w14:textId="77777777" w:rsidR="00497641" w:rsidRDefault="00497641">
            <w:pPr>
              <w:rPr>
                <w:b/>
                <w:color w:val="3A3A3A"/>
              </w:rPr>
            </w:pPr>
          </w:p>
        </w:tc>
        <w:tc>
          <w:tcPr>
            <w:tcW w:w="5790" w:type="dxa"/>
            <w:tcBorders>
              <w:top w:val="single" w:sz="5" w:space="0" w:color="DDDDDD"/>
              <w:left w:val="nil"/>
              <w:bottom w:val="nil"/>
              <w:right w:val="nil"/>
            </w:tcBorders>
            <w:shd w:val="clear" w:color="auto" w:fill="F3F3F3"/>
            <w:tcMar>
              <w:top w:w="100" w:type="dxa"/>
              <w:left w:w="100" w:type="dxa"/>
              <w:bottom w:w="100" w:type="dxa"/>
              <w:right w:w="100" w:type="dxa"/>
            </w:tcMar>
          </w:tcPr>
          <w:p w14:paraId="78898DFB" w14:textId="77777777" w:rsidR="00497641" w:rsidRDefault="00497641">
            <w:pPr>
              <w:rPr>
                <w:color w:val="3A3A3A"/>
              </w:rPr>
            </w:pPr>
          </w:p>
          <w:p w14:paraId="5018DF9A" w14:textId="77777777" w:rsidR="00497641" w:rsidRDefault="00000000">
            <w:pPr>
              <w:rPr>
                <w:color w:val="3A3A3A"/>
              </w:rPr>
            </w:pPr>
            <w:r>
              <w:rPr>
                <w:color w:val="3A3A3A"/>
              </w:rPr>
              <w:t>1. URL: magento.softwaretestingboard.com</w:t>
            </w:r>
          </w:p>
          <w:p w14:paraId="6546F5E1" w14:textId="77777777" w:rsidR="00497641" w:rsidRDefault="00000000">
            <w:pPr>
              <w:rPr>
                <w:color w:val="3A3A3A"/>
              </w:rPr>
            </w:pPr>
            <w:r>
              <w:rPr>
                <w:color w:val="3A3A3A"/>
              </w:rPr>
              <w:t>2. Open the website.</w:t>
            </w:r>
          </w:p>
          <w:p w14:paraId="6E5397E5" w14:textId="77777777" w:rsidR="00497641" w:rsidRDefault="00000000">
            <w:pPr>
              <w:rPr>
                <w:color w:val="3A3A3A"/>
              </w:rPr>
            </w:pPr>
            <w:r>
              <w:rPr>
                <w:color w:val="3A3A3A"/>
              </w:rPr>
              <w:t>3. Navigate to the Product Page</w:t>
            </w:r>
          </w:p>
          <w:p w14:paraId="17F72042" w14:textId="77777777" w:rsidR="00497641" w:rsidRDefault="00000000">
            <w:pPr>
              <w:rPr>
                <w:color w:val="3A3A3A"/>
              </w:rPr>
            </w:pPr>
            <w:r>
              <w:rPr>
                <w:color w:val="3A3A3A"/>
              </w:rPr>
              <w:t>4. Select a specific product.</w:t>
            </w:r>
          </w:p>
          <w:p w14:paraId="7E9D4563" w14:textId="77777777" w:rsidR="00497641" w:rsidRDefault="00000000">
            <w:pPr>
              <w:rPr>
                <w:color w:val="3A3A3A"/>
              </w:rPr>
            </w:pPr>
            <w:r>
              <w:rPr>
                <w:color w:val="3A3A3A"/>
              </w:rPr>
              <w:t>5. Click the cart icon.</w:t>
            </w:r>
          </w:p>
          <w:p w14:paraId="727BD6C1" w14:textId="77777777" w:rsidR="00497641" w:rsidRDefault="00000000">
            <w:pPr>
              <w:rPr>
                <w:color w:val="3A3A3A"/>
              </w:rPr>
            </w:pPr>
            <w:r>
              <w:rPr>
                <w:color w:val="3A3A3A"/>
              </w:rPr>
              <w:t>6. Click to Proceed to Checkout button.</w:t>
            </w:r>
          </w:p>
          <w:p w14:paraId="13EAAA9E" w14:textId="77777777" w:rsidR="00497641" w:rsidRDefault="00000000">
            <w:pPr>
              <w:rPr>
                <w:color w:val="3A3A3A"/>
              </w:rPr>
            </w:pPr>
            <w:r>
              <w:rPr>
                <w:color w:val="3A3A3A"/>
              </w:rPr>
              <w:t>7. Fill up the shipping address.</w:t>
            </w:r>
          </w:p>
          <w:p w14:paraId="2CA036A8" w14:textId="77777777" w:rsidR="00497641" w:rsidRDefault="00000000">
            <w:pPr>
              <w:rPr>
                <w:color w:val="3A3A3A"/>
              </w:rPr>
            </w:pPr>
            <w:r>
              <w:rPr>
                <w:color w:val="3A3A3A"/>
              </w:rPr>
              <w:t>8. Select shipping method</w:t>
            </w:r>
          </w:p>
          <w:p w14:paraId="195D9AE8" w14:textId="77777777" w:rsidR="00497641" w:rsidRDefault="00000000">
            <w:pPr>
              <w:rPr>
                <w:color w:val="3A3A3A"/>
              </w:rPr>
            </w:pPr>
            <w:r>
              <w:rPr>
                <w:color w:val="3A3A3A"/>
              </w:rPr>
              <w:t>9. Click next button</w:t>
            </w:r>
          </w:p>
          <w:p w14:paraId="370C81E3" w14:textId="77777777" w:rsidR="00497641" w:rsidRDefault="00000000">
            <w:pPr>
              <w:rPr>
                <w:color w:val="3A3A3A"/>
              </w:rPr>
            </w:pPr>
            <w:r>
              <w:rPr>
                <w:color w:val="3A3A3A"/>
              </w:rPr>
              <w:t xml:space="preserve">10. Click the </w:t>
            </w:r>
            <w:r>
              <w:rPr>
                <w:b/>
                <w:color w:val="3A3A3A"/>
              </w:rPr>
              <w:t>Place Order</w:t>
            </w:r>
            <w:r>
              <w:rPr>
                <w:color w:val="3A3A3A"/>
              </w:rPr>
              <w:t xml:space="preserve"> button. </w:t>
            </w:r>
          </w:p>
          <w:p w14:paraId="75DF9F81" w14:textId="77777777" w:rsidR="00497641" w:rsidRDefault="00497641">
            <w:pPr>
              <w:rPr>
                <w:color w:val="3A3A3A"/>
              </w:rPr>
            </w:pPr>
          </w:p>
          <w:p w14:paraId="1EF700FD" w14:textId="77777777" w:rsidR="00497641" w:rsidRDefault="00497641">
            <w:pPr>
              <w:rPr>
                <w:color w:val="3A3A3A"/>
              </w:rPr>
            </w:pPr>
          </w:p>
        </w:tc>
      </w:tr>
      <w:tr w:rsidR="00497641" w14:paraId="107AB4E0" w14:textId="77777777">
        <w:trPr>
          <w:trHeight w:val="1070"/>
        </w:trPr>
        <w:tc>
          <w:tcPr>
            <w:tcW w:w="2685" w:type="dxa"/>
            <w:tcBorders>
              <w:top w:val="single" w:sz="5" w:space="0" w:color="DDDDDD"/>
              <w:left w:val="nil"/>
              <w:bottom w:val="nil"/>
              <w:right w:val="nil"/>
            </w:tcBorders>
            <w:tcMar>
              <w:top w:w="100" w:type="dxa"/>
              <w:left w:w="100" w:type="dxa"/>
              <w:bottom w:w="100" w:type="dxa"/>
              <w:right w:w="100" w:type="dxa"/>
            </w:tcMar>
          </w:tcPr>
          <w:p w14:paraId="2F9578C5" w14:textId="77777777" w:rsidR="00497641" w:rsidRDefault="00497641">
            <w:pPr>
              <w:rPr>
                <w:b/>
                <w:color w:val="3A3A3A"/>
              </w:rPr>
            </w:pPr>
          </w:p>
          <w:p w14:paraId="1446E760" w14:textId="77777777" w:rsidR="00497641" w:rsidRDefault="00497641">
            <w:pPr>
              <w:rPr>
                <w:b/>
                <w:color w:val="3A3A3A"/>
              </w:rPr>
            </w:pPr>
          </w:p>
          <w:p w14:paraId="7F26FE20" w14:textId="77777777" w:rsidR="00497641" w:rsidRDefault="00000000">
            <w:pPr>
              <w:rPr>
                <w:b/>
                <w:color w:val="3A3A3A"/>
              </w:rPr>
            </w:pPr>
            <w:r>
              <w:rPr>
                <w:b/>
                <w:color w:val="3A3A3A"/>
              </w:rPr>
              <w:t>Expected Result</w:t>
            </w:r>
          </w:p>
          <w:p w14:paraId="15F010EE" w14:textId="77777777" w:rsidR="00497641" w:rsidRDefault="00497641">
            <w:pPr>
              <w:rPr>
                <w:b/>
                <w:color w:val="3A3A3A"/>
              </w:rPr>
            </w:pPr>
          </w:p>
        </w:tc>
        <w:tc>
          <w:tcPr>
            <w:tcW w:w="1005" w:type="dxa"/>
            <w:tcBorders>
              <w:top w:val="single" w:sz="5" w:space="0" w:color="DDDDDD"/>
              <w:left w:val="nil"/>
              <w:bottom w:val="nil"/>
              <w:right w:val="nil"/>
            </w:tcBorders>
            <w:tcMar>
              <w:top w:w="100" w:type="dxa"/>
              <w:left w:w="100" w:type="dxa"/>
              <w:bottom w:w="100" w:type="dxa"/>
              <w:right w:w="100" w:type="dxa"/>
            </w:tcMar>
          </w:tcPr>
          <w:p w14:paraId="35C64551" w14:textId="77777777" w:rsidR="00497641" w:rsidRDefault="00497641">
            <w:pPr>
              <w:rPr>
                <w:b/>
                <w:color w:val="3A3A3A"/>
              </w:rPr>
            </w:pPr>
          </w:p>
        </w:tc>
        <w:tc>
          <w:tcPr>
            <w:tcW w:w="5790" w:type="dxa"/>
            <w:tcBorders>
              <w:top w:val="single" w:sz="5" w:space="0" w:color="DDDDDD"/>
              <w:left w:val="nil"/>
              <w:bottom w:val="nil"/>
              <w:right w:val="nil"/>
            </w:tcBorders>
            <w:tcMar>
              <w:top w:w="100" w:type="dxa"/>
              <w:left w:w="100" w:type="dxa"/>
              <w:bottom w:w="100" w:type="dxa"/>
              <w:right w:w="100" w:type="dxa"/>
            </w:tcMar>
          </w:tcPr>
          <w:p w14:paraId="125DF983" w14:textId="77777777" w:rsidR="00497641" w:rsidRDefault="00497641">
            <w:pPr>
              <w:rPr>
                <w:color w:val="3A3A3A"/>
              </w:rPr>
            </w:pPr>
          </w:p>
          <w:p w14:paraId="3A39DC33" w14:textId="77777777" w:rsidR="00497641" w:rsidRDefault="00497641">
            <w:pPr>
              <w:rPr>
                <w:color w:val="3A3A3A"/>
              </w:rPr>
            </w:pPr>
          </w:p>
          <w:p w14:paraId="58C1608D" w14:textId="77777777" w:rsidR="00497641" w:rsidRDefault="00000000">
            <w:pPr>
              <w:rPr>
                <w:color w:val="3A3A3A"/>
              </w:rPr>
            </w:pPr>
            <w:r>
              <w:rPr>
                <w:color w:val="3A3A3A"/>
              </w:rPr>
              <w:t>The system must provide a payment methods interface.</w:t>
            </w:r>
          </w:p>
          <w:p w14:paraId="0DA1DAC4" w14:textId="77777777" w:rsidR="00497641" w:rsidRDefault="00497641">
            <w:pPr>
              <w:rPr>
                <w:color w:val="3A3A3A"/>
              </w:rPr>
            </w:pPr>
          </w:p>
          <w:p w14:paraId="15524701" w14:textId="77777777" w:rsidR="00497641" w:rsidRDefault="00497641">
            <w:pPr>
              <w:rPr>
                <w:color w:val="3A3A3A"/>
              </w:rPr>
            </w:pPr>
          </w:p>
        </w:tc>
      </w:tr>
      <w:tr w:rsidR="00497641" w14:paraId="26789997" w14:textId="77777777">
        <w:trPr>
          <w:trHeight w:val="1070"/>
        </w:trPr>
        <w:tc>
          <w:tcPr>
            <w:tcW w:w="2685" w:type="dxa"/>
            <w:tcBorders>
              <w:top w:val="single" w:sz="5" w:space="0" w:color="DDDDDD"/>
              <w:left w:val="nil"/>
              <w:bottom w:val="nil"/>
              <w:right w:val="nil"/>
            </w:tcBorders>
            <w:shd w:val="clear" w:color="auto" w:fill="F3F3F3"/>
            <w:tcMar>
              <w:top w:w="100" w:type="dxa"/>
              <w:left w:w="100" w:type="dxa"/>
              <w:bottom w:w="100" w:type="dxa"/>
              <w:right w:w="100" w:type="dxa"/>
            </w:tcMar>
          </w:tcPr>
          <w:p w14:paraId="4E79C21A" w14:textId="77777777" w:rsidR="00497641" w:rsidRDefault="00497641">
            <w:pPr>
              <w:rPr>
                <w:b/>
                <w:color w:val="3A3A3A"/>
              </w:rPr>
            </w:pPr>
          </w:p>
          <w:p w14:paraId="30183949" w14:textId="77777777" w:rsidR="00497641" w:rsidRDefault="00000000">
            <w:pPr>
              <w:rPr>
                <w:color w:val="3A3A3A"/>
              </w:rPr>
            </w:pPr>
            <w:r>
              <w:rPr>
                <w:b/>
                <w:color w:val="3A3A3A"/>
              </w:rPr>
              <w:t>Actual Result</w:t>
            </w:r>
          </w:p>
        </w:tc>
        <w:tc>
          <w:tcPr>
            <w:tcW w:w="1005" w:type="dxa"/>
            <w:tcBorders>
              <w:top w:val="single" w:sz="5" w:space="0" w:color="DDDDDD"/>
              <w:left w:val="nil"/>
              <w:bottom w:val="nil"/>
              <w:right w:val="nil"/>
            </w:tcBorders>
            <w:shd w:val="clear" w:color="auto" w:fill="F3F3F3"/>
            <w:tcMar>
              <w:top w:w="100" w:type="dxa"/>
              <w:left w:w="100" w:type="dxa"/>
              <w:bottom w:w="100" w:type="dxa"/>
              <w:right w:w="100" w:type="dxa"/>
            </w:tcMar>
          </w:tcPr>
          <w:p w14:paraId="2C5A7731" w14:textId="77777777" w:rsidR="00497641" w:rsidRDefault="00497641">
            <w:pPr>
              <w:rPr>
                <w:b/>
                <w:color w:val="3A3A3A"/>
              </w:rPr>
            </w:pPr>
          </w:p>
        </w:tc>
        <w:tc>
          <w:tcPr>
            <w:tcW w:w="5790" w:type="dxa"/>
            <w:tcBorders>
              <w:top w:val="single" w:sz="5" w:space="0" w:color="DDDDDD"/>
              <w:left w:val="nil"/>
              <w:bottom w:val="nil"/>
              <w:right w:val="nil"/>
            </w:tcBorders>
            <w:shd w:val="clear" w:color="auto" w:fill="F3F3F3"/>
            <w:tcMar>
              <w:top w:w="100" w:type="dxa"/>
              <w:left w:w="100" w:type="dxa"/>
              <w:bottom w:w="100" w:type="dxa"/>
              <w:right w:w="100" w:type="dxa"/>
            </w:tcMar>
          </w:tcPr>
          <w:p w14:paraId="259B6C31" w14:textId="77777777" w:rsidR="00497641" w:rsidRDefault="00497641">
            <w:pPr>
              <w:rPr>
                <w:color w:val="3A3A3A"/>
              </w:rPr>
            </w:pPr>
          </w:p>
          <w:p w14:paraId="56926206" w14:textId="77777777" w:rsidR="00497641" w:rsidRDefault="00000000">
            <w:pPr>
              <w:rPr>
                <w:color w:val="3A3A3A"/>
              </w:rPr>
            </w:pPr>
            <w:r>
              <w:rPr>
                <w:color w:val="3A3A3A"/>
              </w:rPr>
              <w:t>Clicking the "Place Order" button skips the payment method selection and redirects directly to a successful purchase page.</w:t>
            </w:r>
          </w:p>
          <w:p w14:paraId="48C7724C" w14:textId="77777777" w:rsidR="00497641" w:rsidRDefault="00497641">
            <w:pPr>
              <w:rPr>
                <w:color w:val="3A3A3A"/>
              </w:rPr>
            </w:pPr>
          </w:p>
        </w:tc>
      </w:tr>
      <w:tr w:rsidR="00497641" w14:paraId="2668F5E7" w14:textId="77777777">
        <w:trPr>
          <w:trHeight w:val="3225"/>
        </w:trPr>
        <w:tc>
          <w:tcPr>
            <w:tcW w:w="2685" w:type="dxa"/>
            <w:tcBorders>
              <w:top w:val="single" w:sz="5" w:space="0" w:color="DDDDDD"/>
              <w:left w:val="nil"/>
              <w:bottom w:val="nil"/>
              <w:right w:val="nil"/>
            </w:tcBorders>
            <w:tcMar>
              <w:top w:w="100" w:type="dxa"/>
              <w:left w:w="100" w:type="dxa"/>
              <w:bottom w:w="100" w:type="dxa"/>
              <w:right w:w="100" w:type="dxa"/>
            </w:tcMar>
          </w:tcPr>
          <w:p w14:paraId="7BA8F05F" w14:textId="77777777" w:rsidR="00497641" w:rsidRDefault="00497641">
            <w:pPr>
              <w:rPr>
                <w:b/>
                <w:color w:val="3A3A3A"/>
              </w:rPr>
            </w:pPr>
          </w:p>
          <w:p w14:paraId="1B1A6766" w14:textId="77777777" w:rsidR="00497641" w:rsidRDefault="00000000">
            <w:pPr>
              <w:rPr>
                <w:color w:val="3A3A3A"/>
              </w:rPr>
            </w:pPr>
            <w:r>
              <w:rPr>
                <w:b/>
                <w:color w:val="3A3A3A"/>
              </w:rPr>
              <w:t>Evidence/attachment</w:t>
            </w:r>
          </w:p>
        </w:tc>
        <w:tc>
          <w:tcPr>
            <w:tcW w:w="1005" w:type="dxa"/>
            <w:tcBorders>
              <w:top w:val="single" w:sz="5" w:space="0" w:color="DDDDDD"/>
              <w:left w:val="nil"/>
              <w:bottom w:val="nil"/>
              <w:right w:val="nil"/>
            </w:tcBorders>
            <w:tcMar>
              <w:top w:w="100" w:type="dxa"/>
              <w:left w:w="100" w:type="dxa"/>
              <w:bottom w:w="100" w:type="dxa"/>
              <w:right w:w="100" w:type="dxa"/>
            </w:tcMar>
          </w:tcPr>
          <w:p w14:paraId="5EFD6355" w14:textId="77777777" w:rsidR="00497641" w:rsidRDefault="00497641">
            <w:pPr>
              <w:rPr>
                <w:b/>
                <w:color w:val="3A3A3A"/>
              </w:rPr>
            </w:pPr>
          </w:p>
        </w:tc>
        <w:tc>
          <w:tcPr>
            <w:tcW w:w="5790" w:type="dxa"/>
            <w:tcBorders>
              <w:top w:val="single" w:sz="5" w:space="0" w:color="DDDDDD"/>
              <w:left w:val="nil"/>
              <w:bottom w:val="nil"/>
              <w:right w:val="nil"/>
            </w:tcBorders>
            <w:tcMar>
              <w:top w:w="100" w:type="dxa"/>
              <w:left w:w="100" w:type="dxa"/>
              <w:bottom w:w="100" w:type="dxa"/>
              <w:right w:w="100" w:type="dxa"/>
            </w:tcMar>
          </w:tcPr>
          <w:p w14:paraId="39D8A552" w14:textId="47C7BD85" w:rsidR="00497641" w:rsidRDefault="0080228D">
            <w:pPr>
              <w:rPr>
                <w:color w:val="3A3A3A"/>
              </w:rPr>
            </w:pPr>
            <w:r>
              <w:rPr>
                <w:noProof/>
                <w:color w:val="3A3A3A"/>
              </w:rPr>
              <mc:AlternateContent>
                <mc:Choice Requires="wps">
                  <w:drawing>
                    <wp:anchor distT="0" distB="0" distL="114300" distR="114300" simplePos="0" relativeHeight="251672576" behindDoc="0" locked="0" layoutInCell="1" allowOverlap="1" wp14:anchorId="54BE7101" wp14:editId="2240778A">
                      <wp:simplePos x="0" y="0"/>
                      <wp:positionH relativeFrom="column">
                        <wp:posOffset>146050</wp:posOffset>
                      </wp:positionH>
                      <wp:positionV relativeFrom="paragraph">
                        <wp:posOffset>153035</wp:posOffset>
                      </wp:positionV>
                      <wp:extent cx="3473450" cy="431800"/>
                      <wp:effectExtent l="57150" t="19050" r="69850" b="101600"/>
                      <wp:wrapNone/>
                      <wp:docPr id="547266944" name="Rectangle 18"/>
                      <wp:cNvGraphicFramePr/>
                      <a:graphic xmlns:a="http://schemas.openxmlformats.org/drawingml/2006/main">
                        <a:graphicData uri="http://schemas.microsoft.com/office/word/2010/wordprocessingShape">
                          <wps:wsp>
                            <wps:cNvSpPr/>
                            <wps:spPr>
                              <a:xfrm>
                                <a:off x="0" y="0"/>
                                <a:ext cx="3473450" cy="43180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A6138" id="Rectangle 18" o:spid="_x0000_s1026" style="position:absolute;margin-left:11.5pt;margin-top:12.05pt;width:273.5pt;height:3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" filled="f" strokecolor="red">
                      <v:shadow on="t" color="black" opacity="22937f" origin=",.5" offset="0,.63889mm"/>
                    </v:rect>
                  </w:pict>
                </mc:Fallback>
              </mc:AlternateContent>
            </w:r>
            <w:r w:rsidR="00000000">
              <w:rPr>
                <w:color w:val="3A3A3A"/>
              </w:rPr>
              <w:t xml:space="preserve">SS: </w:t>
            </w:r>
          </w:p>
          <w:p w14:paraId="474B14C7" w14:textId="77777777" w:rsidR="00497641" w:rsidRDefault="00000000">
            <w:pPr>
              <w:rPr>
                <w:color w:val="3A3A3A"/>
              </w:rPr>
            </w:pPr>
            <w:r>
              <w:rPr>
                <w:noProof/>
                <w:color w:val="3A3A3A"/>
              </w:rPr>
              <w:drawing>
                <wp:inline distT="114300" distB="114300" distL="114300" distR="114300" wp14:anchorId="79B74097" wp14:editId="0635ED20">
                  <wp:extent cx="3543300" cy="11811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543300" cy="1181100"/>
                          </a:xfrm>
                          <a:prstGeom prst="rect">
                            <a:avLst/>
                          </a:prstGeom>
                          <a:ln/>
                        </pic:spPr>
                      </pic:pic>
                    </a:graphicData>
                  </a:graphic>
                </wp:inline>
              </w:drawing>
            </w:r>
          </w:p>
        </w:tc>
      </w:tr>
      <w:tr w:rsidR="00497641" w14:paraId="150A6FC3" w14:textId="77777777">
        <w:trPr>
          <w:trHeight w:val="770"/>
        </w:trPr>
        <w:tc>
          <w:tcPr>
            <w:tcW w:w="2685" w:type="dxa"/>
            <w:tcBorders>
              <w:top w:val="single" w:sz="5" w:space="0" w:color="DDDDDD"/>
              <w:left w:val="nil"/>
              <w:bottom w:val="nil"/>
              <w:right w:val="nil"/>
            </w:tcBorders>
            <w:shd w:val="clear" w:color="auto" w:fill="F3F3F3"/>
            <w:tcMar>
              <w:top w:w="100" w:type="dxa"/>
              <w:left w:w="100" w:type="dxa"/>
              <w:bottom w:w="100" w:type="dxa"/>
              <w:right w:w="100" w:type="dxa"/>
            </w:tcMar>
          </w:tcPr>
          <w:p w14:paraId="23AE7011" w14:textId="77777777" w:rsidR="00497641" w:rsidRDefault="00497641">
            <w:pPr>
              <w:rPr>
                <w:b/>
                <w:color w:val="3A3A3A"/>
              </w:rPr>
            </w:pPr>
          </w:p>
          <w:p w14:paraId="760E0B26" w14:textId="77777777" w:rsidR="00497641" w:rsidRDefault="00000000">
            <w:pPr>
              <w:rPr>
                <w:b/>
                <w:color w:val="3A3A3A"/>
              </w:rPr>
            </w:pPr>
            <w:r>
              <w:rPr>
                <w:b/>
                <w:color w:val="3A3A3A"/>
              </w:rPr>
              <w:t>Severity</w:t>
            </w:r>
          </w:p>
          <w:p w14:paraId="13CE9BE1" w14:textId="77777777" w:rsidR="00497641" w:rsidRDefault="00497641">
            <w:pPr>
              <w:rPr>
                <w:b/>
                <w:color w:val="3A3A3A"/>
              </w:rPr>
            </w:pPr>
          </w:p>
        </w:tc>
        <w:tc>
          <w:tcPr>
            <w:tcW w:w="1005" w:type="dxa"/>
            <w:tcBorders>
              <w:top w:val="single" w:sz="5" w:space="0" w:color="DDDDDD"/>
              <w:left w:val="nil"/>
              <w:bottom w:val="nil"/>
              <w:right w:val="nil"/>
            </w:tcBorders>
            <w:shd w:val="clear" w:color="auto" w:fill="F3F3F3"/>
            <w:tcMar>
              <w:top w:w="100" w:type="dxa"/>
              <w:left w:w="100" w:type="dxa"/>
              <w:bottom w:w="100" w:type="dxa"/>
              <w:right w:w="100" w:type="dxa"/>
            </w:tcMar>
          </w:tcPr>
          <w:p w14:paraId="783ECFF1" w14:textId="77777777" w:rsidR="00497641" w:rsidRDefault="00497641">
            <w:pPr>
              <w:rPr>
                <w:b/>
                <w:color w:val="3A3A3A"/>
              </w:rPr>
            </w:pPr>
          </w:p>
        </w:tc>
        <w:tc>
          <w:tcPr>
            <w:tcW w:w="5790" w:type="dxa"/>
            <w:tcBorders>
              <w:top w:val="single" w:sz="5" w:space="0" w:color="DDDDDD"/>
              <w:left w:val="nil"/>
              <w:bottom w:val="nil"/>
              <w:right w:val="nil"/>
            </w:tcBorders>
            <w:shd w:val="clear" w:color="auto" w:fill="F3F3F3"/>
            <w:tcMar>
              <w:top w:w="100" w:type="dxa"/>
              <w:left w:w="100" w:type="dxa"/>
              <w:bottom w:w="100" w:type="dxa"/>
              <w:right w:w="100" w:type="dxa"/>
            </w:tcMar>
          </w:tcPr>
          <w:p w14:paraId="1CBC3C26" w14:textId="77777777" w:rsidR="00497641" w:rsidRDefault="00497641">
            <w:pPr>
              <w:rPr>
                <w:color w:val="3A3A3A"/>
              </w:rPr>
            </w:pPr>
          </w:p>
          <w:p w14:paraId="7C5C5159" w14:textId="77777777" w:rsidR="00497641" w:rsidRDefault="00000000">
            <w:pPr>
              <w:rPr>
                <w:color w:val="3A3A3A"/>
              </w:rPr>
            </w:pPr>
            <w:r>
              <w:rPr>
                <w:color w:val="3A3A3A"/>
              </w:rPr>
              <w:t>High</w:t>
            </w:r>
          </w:p>
          <w:p w14:paraId="7CA9B179" w14:textId="77777777" w:rsidR="00497641" w:rsidRDefault="00497641">
            <w:pPr>
              <w:rPr>
                <w:color w:val="3A3A3A"/>
              </w:rPr>
            </w:pPr>
          </w:p>
        </w:tc>
      </w:tr>
      <w:tr w:rsidR="00497641" w14:paraId="452B1A4F" w14:textId="77777777">
        <w:trPr>
          <w:trHeight w:val="770"/>
        </w:trPr>
        <w:tc>
          <w:tcPr>
            <w:tcW w:w="2685" w:type="dxa"/>
            <w:tcBorders>
              <w:top w:val="single" w:sz="5" w:space="0" w:color="DDDDDD"/>
              <w:left w:val="nil"/>
              <w:bottom w:val="nil"/>
              <w:right w:val="nil"/>
            </w:tcBorders>
            <w:tcMar>
              <w:top w:w="100" w:type="dxa"/>
              <w:left w:w="100" w:type="dxa"/>
              <w:bottom w:w="100" w:type="dxa"/>
              <w:right w:w="100" w:type="dxa"/>
            </w:tcMar>
          </w:tcPr>
          <w:p w14:paraId="4C6E489B" w14:textId="77777777" w:rsidR="00497641" w:rsidRDefault="00497641">
            <w:pPr>
              <w:rPr>
                <w:b/>
                <w:color w:val="3A3A3A"/>
              </w:rPr>
            </w:pPr>
          </w:p>
          <w:p w14:paraId="3DE44810" w14:textId="77777777" w:rsidR="00497641" w:rsidRDefault="00000000">
            <w:pPr>
              <w:rPr>
                <w:b/>
                <w:color w:val="3A3A3A"/>
              </w:rPr>
            </w:pPr>
            <w:r>
              <w:rPr>
                <w:b/>
                <w:color w:val="3A3A3A"/>
              </w:rPr>
              <w:t>Priority</w:t>
            </w:r>
          </w:p>
          <w:p w14:paraId="79AD5AE9" w14:textId="77777777" w:rsidR="00497641" w:rsidRDefault="00497641">
            <w:pPr>
              <w:rPr>
                <w:b/>
                <w:color w:val="3A3A3A"/>
              </w:rPr>
            </w:pPr>
          </w:p>
        </w:tc>
        <w:tc>
          <w:tcPr>
            <w:tcW w:w="1005" w:type="dxa"/>
            <w:tcBorders>
              <w:top w:val="single" w:sz="5" w:space="0" w:color="DDDDDD"/>
              <w:left w:val="nil"/>
              <w:bottom w:val="nil"/>
              <w:right w:val="nil"/>
            </w:tcBorders>
            <w:tcMar>
              <w:top w:w="100" w:type="dxa"/>
              <w:left w:w="100" w:type="dxa"/>
              <w:bottom w:w="100" w:type="dxa"/>
              <w:right w:w="100" w:type="dxa"/>
            </w:tcMar>
          </w:tcPr>
          <w:p w14:paraId="0A859954" w14:textId="77777777" w:rsidR="00497641" w:rsidRDefault="00497641">
            <w:pPr>
              <w:rPr>
                <w:b/>
                <w:color w:val="3A3A3A"/>
              </w:rPr>
            </w:pPr>
          </w:p>
        </w:tc>
        <w:tc>
          <w:tcPr>
            <w:tcW w:w="5790" w:type="dxa"/>
            <w:tcBorders>
              <w:top w:val="single" w:sz="5" w:space="0" w:color="DDDDDD"/>
              <w:left w:val="nil"/>
              <w:bottom w:val="nil"/>
              <w:right w:val="nil"/>
            </w:tcBorders>
            <w:tcMar>
              <w:top w:w="100" w:type="dxa"/>
              <w:left w:w="100" w:type="dxa"/>
              <w:bottom w:w="100" w:type="dxa"/>
              <w:right w:w="100" w:type="dxa"/>
            </w:tcMar>
          </w:tcPr>
          <w:p w14:paraId="4257E895" w14:textId="77777777" w:rsidR="00497641" w:rsidRDefault="00497641">
            <w:pPr>
              <w:rPr>
                <w:color w:val="3A3A3A"/>
              </w:rPr>
            </w:pPr>
          </w:p>
          <w:p w14:paraId="41827764" w14:textId="77777777" w:rsidR="00497641" w:rsidRDefault="00000000">
            <w:pPr>
              <w:rPr>
                <w:color w:val="3A3A3A"/>
              </w:rPr>
            </w:pPr>
            <w:r>
              <w:rPr>
                <w:color w:val="3A3A3A"/>
              </w:rPr>
              <w:t>High</w:t>
            </w:r>
          </w:p>
        </w:tc>
      </w:tr>
      <w:tr w:rsidR="00497641" w14:paraId="0EBD438E" w14:textId="77777777">
        <w:trPr>
          <w:trHeight w:val="770"/>
        </w:trPr>
        <w:tc>
          <w:tcPr>
            <w:tcW w:w="2685" w:type="dxa"/>
            <w:tcBorders>
              <w:top w:val="single" w:sz="5" w:space="0" w:color="DDDDDD"/>
              <w:left w:val="nil"/>
              <w:bottom w:val="nil"/>
              <w:right w:val="nil"/>
            </w:tcBorders>
            <w:shd w:val="clear" w:color="auto" w:fill="F3F3F3"/>
            <w:tcMar>
              <w:top w:w="100" w:type="dxa"/>
              <w:left w:w="100" w:type="dxa"/>
              <w:bottom w:w="100" w:type="dxa"/>
              <w:right w:w="100" w:type="dxa"/>
            </w:tcMar>
          </w:tcPr>
          <w:p w14:paraId="219D2084" w14:textId="77777777" w:rsidR="00497641" w:rsidRDefault="00000000">
            <w:pPr>
              <w:rPr>
                <w:color w:val="3A3A3A"/>
              </w:rPr>
            </w:pPr>
            <w:r>
              <w:rPr>
                <w:b/>
                <w:color w:val="3A3A3A"/>
              </w:rPr>
              <w:t>Environment</w:t>
            </w:r>
          </w:p>
        </w:tc>
        <w:tc>
          <w:tcPr>
            <w:tcW w:w="1005" w:type="dxa"/>
            <w:tcBorders>
              <w:top w:val="single" w:sz="5" w:space="0" w:color="DDDDDD"/>
              <w:left w:val="nil"/>
              <w:bottom w:val="nil"/>
              <w:right w:val="nil"/>
            </w:tcBorders>
            <w:shd w:val="clear" w:color="auto" w:fill="F3F3F3"/>
            <w:tcMar>
              <w:top w:w="100" w:type="dxa"/>
              <w:left w:w="100" w:type="dxa"/>
              <w:bottom w:w="100" w:type="dxa"/>
              <w:right w:w="100" w:type="dxa"/>
            </w:tcMar>
          </w:tcPr>
          <w:p w14:paraId="23F53D4C" w14:textId="77777777" w:rsidR="00497641" w:rsidRDefault="00497641">
            <w:pPr>
              <w:rPr>
                <w:b/>
                <w:color w:val="3A3A3A"/>
              </w:rPr>
            </w:pPr>
          </w:p>
        </w:tc>
        <w:tc>
          <w:tcPr>
            <w:tcW w:w="5790" w:type="dxa"/>
            <w:tcBorders>
              <w:top w:val="single" w:sz="5" w:space="0" w:color="DDDDDD"/>
              <w:left w:val="nil"/>
              <w:bottom w:val="nil"/>
              <w:right w:val="nil"/>
            </w:tcBorders>
            <w:shd w:val="clear" w:color="auto" w:fill="F3F3F3"/>
            <w:tcMar>
              <w:top w:w="100" w:type="dxa"/>
              <w:left w:w="100" w:type="dxa"/>
              <w:bottom w:w="100" w:type="dxa"/>
              <w:right w:w="100" w:type="dxa"/>
            </w:tcMar>
          </w:tcPr>
          <w:p w14:paraId="123D622E" w14:textId="77777777" w:rsidR="00497641" w:rsidRDefault="00000000">
            <w:pPr>
              <w:rPr>
                <w:color w:val="3A3A3A"/>
              </w:rPr>
            </w:pPr>
            <w:r>
              <w:rPr>
                <w:color w:val="3A3A3A"/>
              </w:rPr>
              <w:t>OS: Windows (x86) 11</w:t>
            </w:r>
          </w:p>
          <w:p w14:paraId="57EC42D2" w14:textId="77777777" w:rsidR="00497641" w:rsidRDefault="00000000">
            <w:pPr>
              <w:rPr>
                <w:color w:val="3A3A3A"/>
              </w:rPr>
            </w:pPr>
            <w:r>
              <w:rPr>
                <w:color w:val="3A3A3A"/>
              </w:rPr>
              <w:t>Browser: Chrome 124.0.6367.208</w:t>
            </w:r>
          </w:p>
          <w:p w14:paraId="1DCC5067" w14:textId="77777777" w:rsidR="00497641" w:rsidRDefault="00000000">
            <w:pPr>
              <w:rPr>
                <w:color w:val="3A3A3A"/>
              </w:rPr>
            </w:pPr>
            <w:r>
              <w:rPr>
                <w:color w:val="3A3A3A"/>
              </w:rPr>
              <w:t>Window size: 1536x730</w:t>
            </w:r>
          </w:p>
          <w:p w14:paraId="4235384A" w14:textId="77777777" w:rsidR="00497641" w:rsidRDefault="00000000">
            <w:pPr>
              <w:rPr>
                <w:color w:val="3A3A3A"/>
              </w:rPr>
            </w:pPr>
            <w:r>
              <w:rPr>
                <w:color w:val="3A3A3A"/>
              </w:rPr>
              <w:t>Device: HP Laptop</w:t>
            </w:r>
          </w:p>
        </w:tc>
      </w:tr>
    </w:tbl>
    <w:p w14:paraId="0DD55BCE" w14:textId="77777777" w:rsidR="00497641" w:rsidRDefault="00497641"/>
    <w:p w14:paraId="4D2FB0AC" w14:textId="7ECC8385" w:rsidR="00497641" w:rsidRDefault="00EE3107">
      <w:r>
        <w:rPr>
          <w:b/>
          <w:noProof/>
          <w:color w:val="38761D"/>
          <w:sz w:val="26"/>
          <w:szCs w:val="26"/>
          <w:u w:val="single"/>
        </w:rPr>
        <mc:AlternateContent>
          <mc:Choice Requires="wps">
            <w:drawing>
              <wp:anchor distT="0" distB="0" distL="114300" distR="114300" simplePos="0" relativeHeight="251680768" behindDoc="0" locked="0" layoutInCell="1" allowOverlap="1" wp14:anchorId="06DE82C0" wp14:editId="22882967">
                <wp:simplePos x="0" y="0"/>
                <wp:positionH relativeFrom="column">
                  <wp:posOffset>0</wp:posOffset>
                </wp:positionH>
                <wp:positionV relativeFrom="paragraph">
                  <wp:posOffset>37465</wp:posOffset>
                </wp:positionV>
                <wp:extent cx="5985163" cy="0"/>
                <wp:effectExtent l="38100" t="38100" r="73025" b="95250"/>
                <wp:wrapNone/>
                <wp:docPr id="881734261" name="Straight Connector 21"/>
                <wp:cNvGraphicFramePr/>
                <a:graphic xmlns:a="http://schemas.openxmlformats.org/drawingml/2006/main">
                  <a:graphicData uri="http://schemas.microsoft.com/office/word/2010/wordprocessingShape">
                    <wps:wsp>
                      <wps:cNvCnPr/>
                      <wps:spPr>
                        <a:xfrm>
                          <a:off x="0" y="0"/>
                          <a:ext cx="598516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A46B53" id="Straight Connector 2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0,2.95pt" to="471.2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" strokecolor="#4f81bd [3204]" strokeweight="2pt">
                <v:shadow on="t" color="black" opacity="24903f" origin=",.5" offset="0,.55556mm"/>
              </v:line>
            </w:pict>
          </mc:Fallback>
        </mc:AlternateContent>
      </w:r>
    </w:p>
    <w:p w14:paraId="39999139" w14:textId="77777777" w:rsidR="00497641" w:rsidRDefault="00497641"/>
    <w:p w14:paraId="53651045" w14:textId="44B02934" w:rsidR="00497641" w:rsidRDefault="00000000">
      <w:pPr>
        <w:rPr>
          <w:b/>
          <w:color w:val="38761D"/>
          <w:sz w:val="26"/>
          <w:szCs w:val="26"/>
          <w:u w:val="single"/>
        </w:rPr>
      </w:pPr>
      <w:r>
        <w:rPr>
          <w:b/>
          <w:color w:val="38761D"/>
          <w:sz w:val="26"/>
          <w:szCs w:val="26"/>
          <w:u w:val="single"/>
        </w:rPr>
        <w:t xml:space="preserve">Report: </w:t>
      </w:r>
      <w:r w:rsidR="001628F9">
        <w:rPr>
          <w:b/>
          <w:color w:val="38761D"/>
          <w:sz w:val="26"/>
          <w:szCs w:val="26"/>
          <w:u w:val="single"/>
        </w:rPr>
        <w:t>8</w:t>
      </w:r>
    </w:p>
    <w:p w14:paraId="672E1BBA" w14:textId="77777777" w:rsidR="00497641" w:rsidRDefault="00497641">
      <w:pPr>
        <w:rPr>
          <w:b/>
          <w:color w:val="38761D"/>
          <w:sz w:val="26"/>
          <w:szCs w:val="26"/>
          <w:u w:val="single"/>
        </w:rPr>
      </w:pPr>
    </w:p>
    <w:p w14:paraId="6EEAA7A7" w14:textId="77777777" w:rsidR="00497641" w:rsidRDefault="00000000">
      <w:pPr>
        <w:rPr>
          <w:b/>
        </w:rPr>
      </w:pPr>
      <w:r>
        <w:rPr>
          <w:b/>
        </w:rPr>
        <w:t>Component / Module: Sign up Page</w:t>
      </w:r>
    </w:p>
    <w:p w14:paraId="3B2E9FE3" w14:textId="77777777" w:rsidR="00497641" w:rsidRDefault="00000000">
      <w:pPr>
        <w:rPr>
          <w:b/>
        </w:rPr>
      </w:pPr>
      <w:r>
        <w:rPr>
          <w:b/>
        </w:rPr>
        <w:t xml:space="preserve">Reporter: </w:t>
      </w:r>
      <w:r>
        <w:rPr>
          <w:b/>
        </w:rPr>
        <w:tab/>
      </w:r>
      <w:r>
        <w:rPr>
          <w:b/>
        </w:rPr>
        <w:tab/>
        <w:t>Swastika Thapa</w:t>
      </w:r>
    </w:p>
    <w:p w14:paraId="06B8A8CD" w14:textId="77777777" w:rsidR="00497641" w:rsidRDefault="00000000">
      <w:pPr>
        <w:rPr>
          <w:b/>
        </w:rPr>
      </w:pPr>
      <w:r>
        <w:rPr>
          <w:b/>
        </w:rPr>
        <w:t xml:space="preserve">Date: </w:t>
      </w:r>
      <w:r>
        <w:rPr>
          <w:b/>
        </w:rPr>
        <w:tab/>
      </w:r>
      <w:r>
        <w:rPr>
          <w:b/>
        </w:rPr>
        <w:tab/>
      </w:r>
      <w:r>
        <w:rPr>
          <w:b/>
        </w:rPr>
        <w:tab/>
        <w:t>26-05-2024</w:t>
      </w:r>
    </w:p>
    <w:p w14:paraId="75307213" w14:textId="33BD94D5" w:rsidR="00497641" w:rsidRDefault="00000000">
      <w:pPr>
        <w:rPr>
          <w:b/>
        </w:rPr>
      </w:pPr>
      <w:r>
        <w:rPr>
          <w:b/>
        </w:rPr>
        <w:t>Reviewer:</w:t>
      </w:r>
      <w:r>
        <w:rPr>
          <w:b/>
        </w:rPr>
        <w:tab/>
      </w:r>
      <w:r>
        <w:rPr>
          <w:b/>
        </w:rPr>
        <w:tab/>
      </w:r>
      <w:r w:rsidR="0080228D">
        <w:rPr>
          <w:b/>
        </w:rPr>
        <w:t>Paramananda</w:t>
      </w:r>
      <w:r>
        <w:rPr>
          <w:b/>
        </w:rPr>
        <w:t xml:space="preserve"> Lal Karn</w:t>
      </w:r>
    </w:p>
    <w:p w14:paraId="5E95262E" w14:textId="77777777" w:rsidR="00497641" w:rsidRDefault="00497641"/>
    <w:p w14:paraId="1AE6A67A" w14:textId="77777777" w:rsidR="00497641" w:rsidRDefault="00497641"/>
    <w:tbl>
      <w:tblPr>
        <w:tblStyle w:val="a5"/>
        <w:tblW w:w="946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3075"/>
        <w:gridCol w:w="6390"/>
      </w:tblGrid>
      <w:tr w:rsidR="00497641" w14:paraId="59D60775" w14:textId="77777777">
        <w:trPr>
          <w:trHeight w:val="992"/>
        </w:trPr>
        <w:tc>
          <w:tcPr>
            <w:tcW w:w="3075" w:type="dxa"/>
            <w:tcBorders>
              <w:top w:val="nil"/>
              <w:left w:val="nil"/>
              <w:bottom w:val="nil"/>
              <w:right w:val="nil"/>
            </w:tcBorders>
            <w:shd w:val="clear" w:color="auto" w:fill="F3F3F3"/>
            <w:tcMar>
              <w:top w:w="100" w:type="dxa"/>
              <w:left w:w="100" w:type="dxa"/>
              <w:bottom w:w="100" w:type="dxa"/>
              <w:right w:w="100" w:type="dxa"/>
            </w:tcMar>
          </w:tcPr>
          <w:p w14:paraId="1D8D6226" w14:textId="77777777" w:rsidR="00497641" w:rsidRDefault="00497641">
            <w:pPr>
              <w:rPr>
                <w:b/>
                <w:color w:val="3A3A3A"/>
              </w:rPr>
            </w:pPr>
          </w:p>
          <w:p w14:paraId="53FB1EC0" w14:textId="77777777" w:rsidR="00497641" w:rsidRDefault="00000000">
            <w:pPr>
              <w:rPr>
                <w:b/>
                <w:color w:val="3A3A3A"/>
              </w:rPr>
            </w:pPr>
            <w:r>
              <w:rPr>
                <w:b/>
                <w:color w:val="3A3A3A"/>
              </w:rPr>
              <w:t>Defect ID</w:t>
            </w:r>
          </w:p>
          <w:p w14:paraId="63D78882" w14:textId="77777777" w:rsidR="00497641" w:rsidRDefault="00497641">
            <w:pPr>
              <w:rPr>
                <w:b/>
                <w:color w:val="3A3A3A"/>
              </w:rPr>
            </w:pPr>
          </w:p>
        </w:tc>
        <w:tc>
          <w:tcPr>
            <w:tcW w:w="6390" w:type="dxa"/>
            <w:tcBorders>
              <w:top w:val="nil"/>
              <w:left w:val="nil"/>
              <w:bottom w:val="nil"/>
              <w:right w:val="nil"/>
            </w:tcBorders>
            <w:shd w:val="clear" w:color="auto" w:fill="F3F3F3"/>
            <w:tcMar>
              <w:top w:w="100" w:type="dxa"/>
              <w:left w:w="100" w:type="dxa"/>
              <w:bottom w:w="100" w:type="dxa"/>
              <w:right w:w="100" w:type="dxa"/>
            </w:tcMar>
          </w:tcPr>
          <w:p w14:paraId="5E9CDE7B" w14:textId="77777777" w:rsidR="00497641" w:rsidRDefault="00497641">
            <w:pPr>
              <w:rPr>
                <w:color w:val="3A3A3A"/>
              </w:rPr>
            </w:pPr>
          </w:p>
          <w:p w14:paraId="43100D2B" w14:textId="77777777" w:rsidR="00497641" w:rsidRDefault="00000000">
            <w:pPr>
              <w:rPr>
                <w:color w:val="3A3A3A"/>
              </w:rPr>
            </w:pPr>
            <w:r>
              <w:rPr>
                <w:color w:val="3A3A3A"/>
              </w:rPr>
              <w:t>TC_104</w:t>
            </w:r>
          </w:p>
        </w:tc>
      </w:tr>
      <w:tr w:rsidR="00497641" w14:paraId="0565AACE"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02E8EF5F" w14:textId="77777777" w:rsidR="00497641" w:rsidRDefault="00497641">
            <w:pPr>
              <w:rPr>
                <w:b/>
                <w:color w:val="3A3A3A"/>
              </w:rPr>
            </w:pPr>
          </w:p>
          <w:p w14:paraId="3D33B726" w14:textId="77777777" w:rsidR="00497641" w:rsidRDefault="00000000">
            <w:pPr>
              <w:rPr>
                <w:color w:val="3A3A3A"/>
              </w:rPr>
            </w:pPr>
            <w:r>
              <w:rPr>
                <w:b/>
                <w:color w:val="3A3A3A"/>
              </w:rPr>
              <w:t>Defect Title</w:t>
            </w:r>
          </w:p>
        </w:tc>
        <w:tc>
          <w:tcPr>
            <w:tcW w:w="6390" w:type="dxa"/>
            <w:tcBorders>
              <w:top w:val="single" w:sz="5" w:space="0" w:color="DDDDDD"/>
              <w:left w:val="nil"/>
              <w:bottom w:val="nil"/>
              <w:right w:val="nil"/>
            </w:tcBorders>
            <w:tcMar>
              <w:top w:w="100" w:type="dxa"/>
              <w:left w:w="100" w:type="dxa"/>
              <w:bottom w:w="100" w:type="dxa"/>
              <w:right w:w="100" w:type="dxa"/>
            </w:tcMar>
          </w:tcPr>
          <w:p w14:paraId="04060A06" w14:textId="77777777" w:rsidR="00497641" w:rsidRDefault="00497641">
            <w:pPr>
              <w:rPr>
                <w:color w:val="3A3A3A"/>
              </w:rPr>
            </w:pPr>
          </w:p>
          <w:p w14:paraId="76BB2ACB" w14:textId="77777777" w:rsidR="00497641" w:rsidRDefault="00000000">
            <w:pPr>
              <w:rPr>
                <w:color w:val="3A3A3A"/>
              </w:rPr>
            </w:pPr>
            <w:r>
              <w:rPr>
                <w:color w:val="3A3A3A"/>
              </w:rPr>
              <w:t>Accept space before the First name</w:t>
            </w:r>
          </w:p>
        </w:tc>
      </w:tr>
      <w:tr w:rsidR="00497641" w14:paraId="3AF7D0B9"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28565A75" w14:textId="77777777" w:rsidR="00497641" w:rsidRDefault="00497641">
            <w:pPr>
              <w:rPr>
                <w:b/>
                <w:color w:val="3A3A3A"/>
              </w:rPr>
            </w:pPr>
          </w:p>
          <w:p w14:paraId="13D90822" w14:textId="77777777" w:rsidR="00497641" w:rsidRDefault="00000000">
            <w:pPr>
              <w:rPr>
                <w:b/>
                <w:color w:val="3A3A3A"/>
              </w:rPr>
            </w:pPr>
            <w:r>
              <w:rPr>
                <w:b/>
                <w:color w:val="3A3A3A"/>
              </w:rPr>
              <w:t>Module affected</w:t>
            </w:r>
          </w:p>
          <w:p w14:paraId="0819BAB9"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5E1D11CA" w14:textId="77777777" w:rsidR="00497641" w:rsidRDefault="00497641">
            <w:pPr>
              <w:rPr>
                <w:color w:val="3A3A3A"/>
              </w:rPr>
            </w:pPr>
          </w:p>
          <w:p w14:paraId="1C405045" w14:textId="77777777" w:rsidR="00497641" w:rsidRDefault="00000000">
            <w:pPr>
              <w:rPr>
                <w:color w:val="3A3A3A"/>
              </w:rPr>
            </w:pPr>
            <w:r>
              <w:rPr>
                <w:color w:val="3A3A3A"/>
              </w:rPr>
              <w:t>Sign up/ First name field</w:t>
            </w:r>
          </w:p>
          <w:p w14:paraId="6A543165" w14:textId="77777777" w:rsidR="00497641" w:rsidRDefault="00497641">
            <w:pPr>
              <w:rPr>
                <w:color w:val="3A3A3A"/>
              </w:rPr>
            </w:pPr>
          </w:p>
        </w:tc>
      </w:tr>
      <w:tr w:rsidR="00497641" w14:paraId="158A7EEF"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500F2BAA" w14:textId="77777777" w:rsidR="00497641" w:rsidRDefault="00497641">
            <w:pPr>
              <w:rPr>
                <w:b/>
                <w:color w:val="3A3A3A"/>
              </w:rPr>
            </w:pPr>
          </w:p>
          <w:p w14:paraId="710AE628" w14:textId="77777777" w:rsidR="00497641" w:rsidRDefault="00000000">
            <w:pPr>
              <w:rPr>
                <w:b/>
                <w:color w:val="3A3A3A"/>
              </w:rPr>
            </w:pPr>
            <w:r>
              <w:rPr>
                <w:b/>
                <w:color w:val="3A3A3A"/>
              </w:rPr>
              <w:t>Reporter</w:t>
            </w:r>
          </w:p>
        </w:tc>
        <w:tc>
          <w:tcPr>
            <w:tcW w:w="6390" w:type="dxa"/>
            <w:tcBorders>
              <w:top w:val="single" w:sz="5" w:space="0" w:color="DDDDDD"/>
              <w:left w:val="nil"/>
              <w:bottom w:val="nil"/>
              <w:right w:val="nil"/>
            </w:tcBorders>
            <w:tcMar>
              <w:top w:w="100" w:type="dxa"/>
              <w:left w:w="100" w:type="dxa"/>
              <w:bottom w:w="100" w:type="dxa"/>
              <w:right w:w="100" w:type="dxa"/>
            </w:tcMar>
          </w:tcPr>
          <w:p w14:paraId="4A2C7EB9" w14:textId="77777777" w:rsidR="00497641" w:rsidRDefault="00497641">
            <w:pPr>
              <w:rPr>
                <w:color w:val="3A3A3A"/>
              </w:rPr>
            </w:pPr>
          </w:p>
          <w:p w14:paraId="28065228" w14:textId="77777777" w:rsidR="00497641" w:rsidRDefault="00000000">
            <w:pPr>
              <w:rPr>
                <w:color w:val="3A3A3A"/>
              </w:rPr>
            </w:pPr>
            <w:r>
              <w:rPr>
                <w:color w:val="3A3A3A"/>
              </w:rPr>
              <w:t>Swastika Thapa</w:t>
            </w:r>
          </w:p>
        </w:tc>
      </w:tr>
      <w:tr w:rsidR="00497641" w14:paraId="104E0A78"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7D34455A" w14:textId="77777777" w:rsidR="00497641" w:rsidRDefault="00497641">
            <w:pPr>
              <w:rPr>
                <w:b/>
                <w:color w:val="3A3A3A"/>
              </w:rPr>
            </w:pPr>
          </w:p>
          <w:p w14:paraId="5955862E" w14:textId="77777777" w:rsidR="00497641" w:rsidRDefault="00000000">
            <w:pPr>
              <w:rPr>
                <w:b/>
                <w:color w:val="3A3A3A"/>
              </w:rPr>
            </w:pPr>
            <w:r>
              <w:rPr>
                <w:b/>
                <w:color w:val="3A3A3A"/>
              </w:rPr>
              <w:t>Reported on</w:t>
            </w:r>
          </w:p>
          <w:p w14:paraId="41096F8C"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220929B9" w14:textId="77777777" w:rsidR="00497641" w:rsidRDefault="00497641">
            <w:pPr>
              <w:rPr>
                <w:color w:val="3A3A3A"/>
              </w:rPr>
            </w:pPr>
          </w:p>
          <w:p w14:paraId="54926C35" w14:textId="77777777" w:rsidR="00497641" w:rsidRDefault="00000000">
            <w:pPr>
              <w:rPr>
                <w:color w:val="3A3A3A"/>
              </w:rPr>
            </w:pPr>
            <w:r>
              <w:rPr>
                <w:color w:val="3A3A3A"/>
              </w:rPr>
              <w:t>26-05-2024</w:t>
            </w:r>
          </w:p>
        </w:tc>
      </w:tr>
      <w:tr w:rsidR="00497641" w14:paraId="1B53008B"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1CF44F93" w14:textId="77777777" w:rsidR="00497641" w:rsidRDefault="00497641">
            <w:pPr>
              <w:rPr>
                <w:b/>
                <w:color w:val="3A3A3A"/>
              </w:rPr>
            </w:pPr>
          </w:p>
          <w:p w14:paraId="639D73CC" w14:textId="77777777" w:rsidR="00497641" w:rsidRDefault="00000000">
            <w:pPr>
              <w:rPr>
                <w:b/>
                <w:color w:val="3A3A3A"/>
              </w:rPr>
            </w:pPr>
            <w:r>
              <w:rPr>
                <w:b/>
                <w:color w:val="3A3A3A"/>
              </w:rPr>
              <w:t>Status</w:t>
            </w:r>
          </w:p>
          <w:p w14:paraId="2A703832"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2E289CE6" w14:textId="77777777" w:rsidR="00497641" w:rsidRDefault="00497641">
            <w:pPr>
              <w:rPr>
                <w:color w:val="3A3A3A"/>
              </w:rPr>
            </w:pPr>
          </w:p>
          <w:p w14:paraId="6717E903" w14:textId="77777777" w:rsidR="00497641" w:rsidRDefault="00000000">
            <w:pPr>
              <w:rPr>
                <w:color w:val="3A3A3A"/>
              </w:rPr>
            </w:pPr>
            <w:r>
              <w:rPr>
                <w:color w:val="3A3A3A"/>
              </w:rPr>
              <w:t>New</w:t>
            </w:r>
          </w:p>
        </w:tc>
      </w:tr>
      <w:tr w:rsidR="00497641" w14:paraId="54F2669B"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5A488FEA" w14:textId="77777777" w:rsidR="00497641" w:rsidRDefault="00497641">
            <w:pPr>
              <w:rPr>
                <w:b/>
                <w:color w:val="3A3A3A"/>
              </w:rPr>
            </w:pPr>
          </w:p>
          <w:p w14:paraId="2CC5DF6C" w14:textId="77777777" w:rsidR="00497641" w:rsidRDefault="00000000">
            <w:pPr>
              <w:rPr>
                <w:b/>
                <w:color w:val="3A3A3A"/>
              </w:rPr>
            </w:pPr>
            <w:r>
              <w:rPr>
                <w:b/>
                <w:color w:val="3A3A3A"/>
              </w:rPr>
              <w:t>Assigned To</w:t>
            </w:r>
          </w:p>
          <w:p w14:paraId="3E18FCCA"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5FA6A0F4" w14:textId="77777777" w:rsidR="00497641" w:rsidRDefault="00497641">
            <w:pPr>
              <w:rPr>
                <w:color w:val="3A3A3A"/>
              </w:rPr>
            </w:pPr>
          </w:p>
          <w:p w14:paraId="1679AD19" w14:textId="77777777" w:rsidR="00497641" w:rsidRDefault="00000000">
            <w:pPr>
              <w:rPr>
                <w:color w:val="3A3A3A"/>
              </w:rPr>
            </w:pPr>
            <w:r>
              <w:rPr>
                <w:color w:val="3A3A3A"/>
              </w:rPr>
              <w:t>Developer ABC</w:t>
            </w:r>
          </w:p>
        </w:tc>
      </w:tr>
      <w:tr w:rsidR="00497641" w14:paraId="408F8E7C" w14:textId="77777777">
        <w:trPr>
          <w:trHeight w:val="1965"/>
        </w:trPr>
        <w:tc>
          <w:tcPr>
            <w:tcW w:w="3075" w:type="dxa"/>
            <w:tcBorders>
              <w:top w:val="single" w:sz="5" w:space="0" w:color="DDDDDD"/>
              <w:left w:val="nil"/>
              <w:bottom w:val="nil"/>
              <w:right w:val="nil"/>
            </w:tcBorders>
            <w:tcMar>
              <w:top w:w="100" w:type="dxa"/>
              <w:left w:w="100" w:type="dxa"/>
              <w:bottom w:w="100" w:type="dxa"/>
              <w:right w:w="100" w:type="dxa"/>
            </w:tcMar>
          </w:tcPr>
          <w:p w14:paraId="72572FEF" w14:textId="77777777" w:rsidR="00497641" w:rsidRDefault="00497641">
            <w:pPr>
              <w:rPr>
                <w:b/>
                <w:color w:val="3A3A3A"/>
              </w:rPr>
            </w:pPr>
          </w:p>
          <w:p w14:paraId="15D6C5AF" w14:textId="77777777" w:rsidR="00497641" w:rsidRDefault="00497641">
            <w:pPr>
              <w:rPr>
                <w:b/>
                <w:color w:val="3A3A3A"/>
              </w:rPr>
            </w:pPr>
          </w:p>
          <w:p w14:paraId="6B6A86BD" w14:textId="77777777" w:rsidR="00497641" w:rsidRDefault="00000000">
            <w:pPr>
              <w:rPr>
                <w:color w:val="3A3A3A"/>
              </w:rPr>
            </w:pPr>
            <w:r>
              <w:rPr>
                <w:b/>
                <w:color w:val="3A3A3A"/>
              </w:rPr>
              <w:t>Defect Description</w:t>
            </w:r>
          </w:p>
        </w:tc>
        <w:tc>
          <w:tcPr>
            <w:tcW w:w="6390" w:type="dxa"/>
            <w:tcBorders>
              <w:top w:val="single" w:sz="5" w:space="0" w:color="DDDDDD"/>
              <w:left w:val="nil"/>
              <w:bottom w:val="nil"/>
              <w:right w:val="nil"/>
            </w:tcBorders>
            <w:tcMar>
              <w:top w:w="100" w:type="dxa"/>
              <w:left w:w="100" w:type="dxa"/>
              <w:bottom w:w="100" w:type="dxa"/>
              <w:right w:w="100" w:type="dxa"/>
            </w:tcMar>
          </w:tcPr>
          <w:p w14:paraId="70BFFB64" w14:textId="77777777" w:rsidR="00497641" w:rsidRDefault="00497641">
            <w:pPr>
              <w:rPr>
                <w:color w:val="3A3A3A"/>
              </w:rPr>
            </w:pPr>
          </w:p>
          <w:p w14:paraId="101C198D" w14:textId="77777777" w:rsidR="00497641" w:rsidRDefault="00000000">
            <w:pPr>
              <w:jc w:val="both"/>
              <w:rPr>
                <w:color w:val="3A3A3A"/>
              </w:rPr>
            </w:pPr>
            <w:r>
              <w:rPr>
                <w:color w:val="3A3A3A"/>
              </w:rPr>
              <w:t>During account creation, the system allows spaces before the first name, and the system does not perform validation for leading spaces in the first name field.</w:t>
            </w:r>
          </w:p>
          <w:p w14:paraId="210CF132" w14:textId="77777777" w:rsidR="00497641" w:rsidRDefault="00497641">
            <w:pPr>
              <w:jc w:val="both"/>
              <w:rPr>
                <w:color w:val="3A3A3A"/>
                <w:sz w:val="20"/>
                <w:szCs w:val="20"/>
                <w:highlight w:val="white"/>
              </w:rPr>
            </w:pPr>
          </w:p>
          <w:p w14:paraId="088DBCC5" w14:textId="77777777" w:rsidR="00497641" w:rsidRDefault="00497641">
            <w:pPr>
              <w:jc w:val="both"/>
              <w:rPr>
                <w:color w:val="3A3A3A"/>
              </w:rPr>
            </w:pPr>
          </w:p>
        </w:tc>
      </w:tr>
      <w:tr w:rsidR="00497641" w14:paraId="6BBEEDAB" w14:textId="77777777">
        <w:trPr>
          <w:trHeight w:val="1545"/>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5E59F85F" w14:textId="77777777" w:rsidR="00497641" w:rsidRDefault="00497641">
            <w:pPr>
              <w:rPr>
                <w:b/>
                <w:color w:val="3A3A3A"/>
              </w:rPr>
            </w:pPr>
          </w:p>
          <w:p w14:paraId="3C9A3FBC" w14:textId="77777777" w:rsidR="00497641" w:rsidRDefault="00000000">
            <w:pPr>
              <w:rPr>
                <w:color w:val="3A3A3A"/>
              </w:rPr>
            </w:pPr>
            <w:r>
              <w:rPr>
                <w:b/>
                <w:color w:val="3A3A3A"/>
              </w:rPr>
              <w:t>Steps to reproduce</w:t>
            </w:r>
          </w:p>
          <w:p w14:paraId="048BE65E"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06115A2D" w14:textId="77777777" w:rsidR="00497641" w:rsidRDefault="00497641">
            <w:pPr>
              <w:ind w:left="720"/>
              <w:rPr>
                <w:color w:val="3A3A3A"/>
              </w:rPr>
            </w:pPr>
          </w:p>
          <w:p w14:paraId="62BD2266" w14:textId="77777777" w:rsidR="00497641" w:rsidRDefault="00000000">
            <w:pPr>
              <w:rPr>
                <w:color w:val="3A3A3A"/>
              </w:rPr>
            </w:pPr>
            <w:r>
              <w:rPr>
                <w:color w:val="3A3A3A"/>
              </w:rPr>
              <w:t>1. Open the website with a valid URL</w:t>
            </w:r>
          </w:p>
          <w:p w14:paraId="0CDD89C9" w14:textId="77777777" w:rsidR="00497641" w:rsidRDefault="00000000">
            <w:pPr>
              <w:rPr>
                <w:color w:val="3A3A3A"/>
              </w:rPr>
            </w:pPr>
            <w:r>
              <w:rPr>
                <w:color w:val="3A3A3A"/>
              </w:rPr>
              <w:t>2. Navigate to the home page.</w:t>
            </w:r>
          </w:p>
          <w:p w14:paraId="29FB989F" w14:textId="77777777" w:rsidR="00497641" w:rsidRDefault="00000000">
            <w:pPr>
              <w:rPr>
                <w:color w:val="3A3A3A"/>
              </w:rPr>
            </w:pPr>
            <w:r>
              <w:rPr>
                <w:color w:val="3A3A3A"/>
              </w:rPr>
              <w:t>3. Click the Create an Account link.</w:t>
            </w:r>
          </w:p>
          <w:p w14:paraId="341AD2DF" w14:textId="77777777" w:rsidR="00497641" w:rsidRDefault="00000000">
            <w:pPr>
              <w:rPr>
                <w:color w:val="3A3A3A"/>
              </w:rPr>
            </w:pPr>
            <w:r>
              <w:rPr>
                <w:color w:val="3A3A3A"/>
              </w:rPr>
              <w:t>4. Enter the space before the First name.</w:t>
            </w:r>
          </w:p>
          <w:p w14:paraId="041876F4" w14:textId="77777777" w:rsidR="00497641" w:rsidRDefault="00000000">
            <w:pPr>
              <w:rPr>
                <w:color w:val="3A3A3A"/>
              </w:rPr>
            </w:pPr>
            <w:r>
              <w:rPr>
                <w:color w:val="3A3A3A"/>
              </w:rPr>
              <w:t>5. Fill up other fields.</w:t>
            </w:r>
          </w:p>
          <w:p w14:paraId="39981C1F" w14:textId="77777777" w:rsidR="00497641" w:rsidRDefault="00000000">
            <w:pPr>
              <w:rPr>
                <w:color w:val="3A3A3A"/>
              </w:rPr>
            </w:pPr>
            <w:r>
              <w:rPr>
                <w:color w:val="3A3A3A"/>
              </w:rPr>
              <w:t>6. Click the "</w:t>
            </w:r>
            <w:r>
              <w:rPr>
                <w:b/>
                <w:color w:val="3A3A3A"/>
              </w:rPr>
              <w:t>Create an Account</w:t>
            </w:r>
            <w:r>
              <w:rPr>
                <w:color w:val="3A3A3A"/>
              </w:rPr>
              <w:t>" button.</w:t>
            </w:r>
          </w:p>
          <w:p w14:paraId="1B7BB4EB" w14:textId="77777777" w:rsidR="00497641" w:rsidRDefault="00497641">
            <w:pPr>
              <w:rPr>
                <w:color w:val="3A3A3A"/>
              </w:rPr>
            </w:pPr>
          </w:p>
          <w:p w14:paraId="73D8652C" w14:textId="77777777" w:rsidR="00497641" w:rsidRDefault="00497641">
            <w:pPr>
              <w:rPr>
                <w:color w:val="3A3A3A"/>
              </w:rPr>
            </w:pPr>
          </w:p>
          <w:p w14:paraId="4FAE45F7" w14:textId="77777777" w:rsidR="00497641" w:rsidRDefault="00497641">
            <w:pPr>
              <w:rPr>
                <w:color w:val="3A3A3A"/>
              </w:rPr>
            </w:pPr>
          </w:p>
        </w:tc>
      </w:tr>
      <w:tr w:rsidR="00497641" w14:paraId="7666DB95"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16B0AA44" w14:textId="77777777" w:rsidR="00497641" w:rsidRDefault="00497641">
            <w:pPr>
              <w:rPr>
                <w:b/>
                <w:color w:val="3A3A3A"/>
              </w:rPr>
            </w:pPr>
          </w:p>
          <w:p w14:paraId="1280B0F9" w14:textId="77777777" w:rsidR="00497641" w:rsidRDefault="00497641">
            <w:pPr>
              <w:rPr>
                <w:b/>
                <w:color w:val="3A3A3A"/>
              </w:rPr>
            </w:pPr>
          </w:p>
          <w:p w14:paraId="6E11F1C2" w14:textId="77777777" w:rsidR="00497641" w:rsidRDefault="00000000">
            <w:pPr>
              <w:rPr>
                <w:b/>
                <w:color w:val="3A3A3A"/>
              </w:rPr>
            </w:pPr>
            <w:r>
              <w:rPr>
                <w:b/>
                <w:color w:val="3A3A3A"/>
              </w:rPr>
              <w:t>Expected Result</w:t>
            </w:r>
          </w:p>
          <w:p w14:paraId="41748D3F"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2F5B87C6" w14:textId="77777777" w:rsidR="00497641" w:rsidRDefault="00497641">
            <w:pPr>
              <w:rPr>
                <w:color w:val="3A3A3A"/>
              </w:rPr>
            </w:pPr>
          </w:p>
          <w:p w14:paraId="65748142" w14:textId="77777777" w:rsidR="00497641" w:rsidRDefault="00497641">
            <w:pPr>
              <w:rPr>
                <w:color w:val="3A3A3A"/>
              </w:rPr>
            </w:pPr>
          </w:p>
          <w:p w14:paraId="418FA202" w14:textId="77777777" w:rsidR="00497641" w:rsidRDefault="00000000">
            <w:pPr>
              <w:rPr>
                <w:color w:val="3A3A3A"/>
              </w:rPr>
            </w:pPr>
            <w:r>
              <w:rPr>
                <w:color w:val="3A3A3A"/>
              </w:rPr>
              <w:t>The system shouldn't accept space before the First name.</w:t>
            </w:r>
          </w:p>
          <w:p w14:paraId="3E47092F" w14:textId="77777777" w:rsidR="00497641" w:rsidRDefault="00497641">
            <w:pPr>
              <w:rPr>
                <w:color w:val="3A3A3A"/>
              </w:rPr>
            </w:pPr>
          </w:p>
          <w:p w14:paraId="46381D7A" w14:textId="77777777" w:rsidR="00497641" w:rsidRDefault="00497641">
            <w:pPr>
              <w:rPr>
                <w:color w:val="3A3A3A"/>
              </w:rPr>
            </w:pPr>
          </w:p>
          <w:p w14:paraId="71CF9D25" w14:textId="77777777" w:rsidR="00497641" w:rsidRDefault="00497641">
            <w:pPr>
              <w:rPr>
                <w:color w:val="3A3A3A"/>
              </w:rPr>
            </w:pPr>
          </w:p>
          <w:p w14:paraId="44CC8DC0" w14:textId="77777777" w:rsidR="00497641" w:rsidRDefault="00497641">
            <w:pPr>
              <w:rPr>
                <w:color w:val="3A3A3A"/>
              </w:rPr>
            </w:pPr>
          </w:p>
        </w:tc>
      </w:tr>
      <w:tr w:rsidR="00497641" w14:paraId="65D67CF6"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6302E55A" w14:textId="77777777" w:rsidR="00497641" w:rsidRDefault="00497641">
            <w:pPr>
              <w:rPr>
                <w:b/>
                <w:color w:val="3A3A3A"/>
              </w:rPr>
            </w:pPr>
          </w:p>
          <w:p w14:paraId="0125A237" w14:textId="77777777" w:rsidR="00497641" w:rsidRDefault="00000000">
            <w:pPr>
              <w:rPr>
                <w:color w:val="3A3A3A"/>
              </w:rPr>
            </w:pPr>
            <w:r>
              <w:rPr>
                <w:b/>
                <w:color w:val="3A3A3A"/>
              </w:rPr>
              <w:t>Actual Result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1BCCB667" w14:textId="77777777" w:rsidR="00497641" w:rsidRDefault="00497641">
            <w:pPr>
              <w:rPr>
                <w:color w:val="3A3A3A"/>
              </w:rPr>
            </w:pPr>
          </w:p>
          <w:p w14:paraId="177E5D85" w14:textId="77777777" w:rsidR="00497641" w:rsidRDefault="00000000">
            <w:pPr>
              <w:rPr>
                <w:color w:val="3A3A3A"/>
              </w:rPr>
            </w:pPr>
            <w:r>
              <w:rPr>
                <w:color w:val="3A3A3A"/>
              </w:rPr>
              <w:t>The system accepts space before the first name.</w:t>
            </w:r>
          </w:p>
        </w:tc>
      </w:tr>
      <w:tr w:rsidR="00497641" w14:paraId="12C86FDB" w14:textId="77777777">
        <w:trPr>
          <w:trHeight w:val="3225"/>
        </w:trPr>
        <w:tc>
          <w:tcPr>
            <w:tcW w:w="3075" w:type="dxa"/>
            <w:tcBorders>
              <w:top w:val="single" w:sz="5" w:space="0" w:color="DDDDDD"/>
              <w:left w:val="nil"/>
              <w:bottom w:val="nil"/>
              <w:right w:val="nil"/>
            </w:tcBorders>
            <w:tcMar>
              <w:top w:w="100" w:type="dxa"/>
              <w:left w:w="100" w:type="dxa"/>
              <w:bottom w:w="100" w:type="dxa"/>
              <w:right w:w="100" w:type="dxa"/>
            </w:tcMar>
          </w:tcPr>
          <w:p w14:paraId="7084D00E" w14:textId="77777777" w:rsidR="00497641" w:rsidRDefault="00497641">
            <w:pPr>
              <w:rPr>
                <w:b/>
                <w:color w:val="3A3A3A"/>
              </w:rPr>
            </w:pPr>
          </w:p>
          <w:p w14:paraId="322E93C9" w14:textId="77777777" w:rsidR="00497641" w:rsidRDefault="00000000">
            <w:pPr>
              <w:rPr>
                <w:color w:val="3A3A3A"/>
              </w:rPr>
            </w:pPr>
            <w:r>
              <w:rPr>
                <w:b/>
                <w:color w:val="3A3A3A"/>
              </w:rPr>
              <w:t>Evidence/attachment</w:t>
            </w:r>
          </w:p>
        </w:tc>
        <w:tc>
          <w:tcPr>
            <w:tcW w:w="6390" w:type="dxa"/>
            <w:tcBorders>
              <w:top w:val="single" w:sz="5" w:space="0" w:color="DDDDDD"/>
              <w:left w:val="nil"/>
              <w:bottom w:val="nil"/>
              <w:right w:val="nil"/>
            </w:tcBorders>
            <w:tcMar>
              <w:top w:w="100" w:type="dxa"/>
              <w:left w:w="100" w:type="dxa"/>
              <w:bottom w:w="100" w:type="dxa"/>
              <w:right w:w="100" w:type="dxa"/>
            </w:tcMar>
          </w:tcPr>
          <w:p w14:paraId="3FE852AC" w14:textId="77777777" w:rsidR="00497641" w:rsidRDefault="00000000">
            <w:pPr>
              <w:rPr>
                <w:color w:val="3A3A3A"/>
              </w:rPr>
            </w:pPr>
            <w:r>
              <w:rPr>
                <w:b/>
                <w:color w:val="3A3A3A"/>
              </w:rPr>
              <w:t>SS</w:t>
            </w:r>
            <w:r>
              <w:rPr>
                <w:color w:val="3A3A3A"/>
              </w:rPr>
              <w:t xml:space="preserve">: </w:t>
            </w:r>
          </w:p>
          <w:p w14:paraId="4EB8635B" w14:textId="185FE235" w:rsidR="00497641" w:rsidRDefault="00EE3107">
            <w:pPr>
              <w:rPr>
                <w:color w:val="3A3A3A"/>
              </w:rPr>
            </w:pPr>
            <w:r>
              <w:rPr>
                <w:noProof/>
                <w:color w:val="3A3A3A"/>
              </w:rPr>
              <mc:AlternateContent>
                <mc:Choice Requires="wps">
                  <w:drawing>
                    <wp:anchor distT="0" distB="0" distL="114300" distR="114300" simplePos="0" relativeHeight="251681792" behindDoc="0" locked="0" layoutInCell="1" allowOverlap="1" wp14:anchorId="3175DC67" wp14:editId="3049F6BA">
                      <wp:simplePos x="0" y="0"/>
                      <wp:positionH relativeFrom="column">
                        <wp:posOffset>53398</wp:posOffset>
                      </wp:positionH>
                      <wp:positionV relativeFrom="paragraph">
                        <wp:posOffset>780935</wp:posOffset>
                      </wp:positionV>
                      <wp:extent cx="824345" cy="464127"/>
                      <wp:effectExtent l="57150" t="19050" r="71120" b="88900"/>
                      <wp:wrapNone/>
                      <wp:docPr id="1417143025" name="Rectangle 22"/>
                      <wp:cNvGraphicFramePr/>
                      <a:graphic xmlns:a="http://schemas.openxmlformats.org/drawingml/2006/main">
                        <a:graphicData uri="http://schemas.microsoft.com/office/word/2010/wordprocessingShape">
                          <wps:wsp>
                            <wps:cNvSpPr/>
                            <wps:spPr>
                              <a:xfrm>
                                <a:off x="0" y="0"/>
                                <a:ext cx="824345" cy="464127"/>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534ED4" id="Rectangle 22" o:spid="_x0000_s1026" style="position:absolute;margin-left:4.2pt;margin-top:61.5pt;width:64.9pt;height:36.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" filled="f" strokecolor="red">
                      <v:shadow on="t" color="black" opacity="22937f" origin=",.5" offset="0,.63889mm"/>
                    </v:rect>
                  </w:pict>
                </mc:Fallback>
              </mc:AlternateContent>
            </w:r>
            <w:r w:rsidR="00000000">
              <w:rPr>
                <w:noProof/>
                <w:color w:val="3A3A3A"/>
              </w:rPr>
              <w:drawing>
                <wp:inline distT="114300" distB="114300" distL="114300" distR="114300" wp14:anchorId="5DD6994C" wp14:editId="0CC3ED0D">
                  <wp:extent cx="3924300" cy="17653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924300" cy="1765300"/>
                          </a:xfrm>
                          <a:prstGeom prst="rect">
                            <a:avLst/>
                          </a:prstGeom>
                          <a:ln/>
                        </pic:spPr>
                      </pic:pic>
                    </a:graphicData>
                  </a:graphic>
                </wp:inline>
              </w:drawing>
            </w:r>
          </w:p>
        </w:tc>
      </w:tr>
      <w:tr w:rsidR="00497641" w14:paraId="221D9951"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2E77D736" w14:textId="77777777" w:rsidR="00497641" w:rsidRDefault="00497641">
            <w:pPr>
              <w:rPr>
                <w:b/>
                <w:color w:val="3A3A3A"/>
              </w:rPr>
            </w:pPr>
          </w:p>
          <w:p w14:paraId="4688045D" w14:textId="77777777" w:rsidR="00497641" w:rsidRDefault="00000000">
            <w:pPr>
              <w:rPr>
                <w:b/>
                <w:color w:val="3A3A3A"/>
              </w:rPr>
            </w:pPr>
            <w:r>
              <w:rPr>
                <w:b/>
                <w:color w:val="3A3A3A"/>
              </w:rPr>
              <w:t>Severity</w:t>
            </w:r>
          </w:p>
          <w:p w14:paraId="6B1C4424"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366F098C" w14:textId="77777777" w:rsidR="00497641" w:rsidRDefault="00497641">
            <w:pPr>
              <w:rPr>
                <w:color w:val="3A3A3A"/>
              </w:rPr>
            </w:pPr>
          </w:p>
          <w:p w14:paraId="5CCE0C0F" w14:textId="77777777" w:rsidR="00497641" w:rsidRDefault="00000000">
            <w:pPr>
              <w:rPr>
                <w:color w:val="3A3A3A"/>
              </w:rPr>
            </w:pPr>
            <w:r>
              <w:rPr>
                <w:color w:val="3A3A3A"/>
              </w:rPr>
              <w:t>Low</w:t>
            </w:r>
          </w:p>
          <w:p w14:paraId="67B1913C" w14:textId="77777777" w:rsidR="00497641" w:rsidRDefault="00497641">
            <w:pPr>
              <w:rPr>
                <w:color w:val="3A3A3A"/>
              </w:rPr>
            </w:pPr>
          </w:p>
        </w:tc>
      </w:tr>
      <w:tr w:rsidR="00497641" w14:paraId="7B8796CA" w14:textId="77777777">
        <w:trPr>
          <w:trHeight w:val="770"/>
        </w:trPr>
        <w:tc>
          <w:tcPr>
            <w:tcW w:w="3075" w:type="dxa"/>
            <w:tcBorders>
              <w:top w:val="single" w:sz="5" w:space="0" w:color="DDDDDD"/>
              <w:left w:val="nil"/>
              <w:bottom w:val="nil"/>
              <w:right w:val="nil"/>
            </w:tcBorders>
            <w:tcMar>
              <w:top w:w="100" w:type="dxa"/>
              <w:left w:w="100" w:type="dxa"/>
              <w:bottom w:w="100" w:type="dxa"/>
              <w:right w:w="100" w:type="dxa"/>
            </w:tcMar>
          </w:tcPr>
          <w:p w14:paraId="648F8F31" w14:textId="77777777" w:rsidR="00497641" w:rsidRDefault="00497641">
            <w:pPr>
              <w:rPr>
                <w:b/>
                <w:color w:val="3A3A3A"/>
              </w:rPr>
            </w:pPr>
          </w:p>
          <w:p w14:paraId="727531AD" w14:textId="77777777" w:rsidR="00497641" w:rsidRDefault="00000000">
            <w:pPr>
              <w:rPr>
                <w:b/>
                <w:color w:val="3A3A3A"/>
              </w:rPr>
            </w:pPr>
            <w:r>
              <w:rPr>
                <w:b/>
                <w:color w:val="3A3A3A"/>
              </w:rPr>
              <w:t>Priority</w:t>
            </w:r>
          </w:p>
          <w:p w14:paraId="14FFA2C0"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2E135E9E" w14:textId="77777777" w:rsidR="00497641" w:rsidRDefault="00497641">
            <w:pPr>
              <w:rPr>
                <w:color w:val="3A3A3A"/>
              </w:rPr>
            </w:pPr>
          </w:p>
          <w:p w14:paraId="38219616" w14:textId="77777777" w:rsidR="00497641" w:rsidRDefault="00000000">
            <w:pPr>
              <w:rPr>
                <w:color w:val="3A3A3A"/>
              </w:rPr>
            </w:pPr>
            <w:r>
              <w:rPr>
                <w:color w:val="3A3A3A"/>
              </w:rPr>
              <w:t>High</w:t>
            </w:r>
          </w:p>
        </w:tc>
      </w:tr>
      <w:tr w:rsidR="00497641" w14:paraId="22C05D0B"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1BB0CA8E" w14:textId="77777777" w:rsidR="00497641" w:rsidRDefault="00000000">
            <w:pPr>
              <w:rPr>
                <w:color w:val="3A3A3A"/>
              </w:rPr>
            </w:pPr>
            <w:r>
              <w:rPr>
                <w:b/>
                <w:color w:val="3A3A3A"/>
              </w:rPr>
              <w:t>Environment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68577722" w14:textId="77777777" w:rsidR="00497641" w:rsidRDefault="00000000">
            <w:pPr>
              <w:rPr>
                <w:color w:val="3A3A3A"/>
              </w:rPr>
            </w:pPr>
            <w:r>
              <w:rPr>
                <w:color w:val="3A3A3A"/>
              </w:rPr>
              <w:t>OS: Windows (x86) 11</w:t>
            </w:r>
          </w:p>
          <w:p w14:paraId="7E82537A" w14:textId="77777777" w:rsidR="00497641" w:rsidRDefault="00000000">
            <w:pPr>
              <w:rPr>
                <w:color w:val="3A3A3A"/>
              </w:rPr>
            </w:pPr>
            <w:r>
              <w:rPr>
                <w:color w:val="3A3A3A"/>
              </w:rPr>
              <w:t>Browser: Chrome 124.0.6367.208</w:t>
            </w:r>
          </w:p>
          <w:p w14:paraId="68C96063" w14:textId="77777777" w:rsidR="00497641" w:rsidRDefault="00000000">
            <w:pPr>
              <w:rPr>
                <w:color w:val="3A3A3A"/>
              </w:rPr>
            </w:pPr>
            <w:r>
              <w:rPr>
                <w:color w:val="3A3A3A"/>
              </w:rPr>
              <w:t>Window size: 1536x730</w:t>
            </w:r>
          </w:p>
          <w:p w14:paraId="1083938E" w14:textId="77777777" w:rsidR="00497641" w:rsidRDefault="00000000">
            <w:pPr>
              <w:rPr>
                <w:color w:val="3A3A3A"/>
              </w:rPr>
            </w:pPr>
            <w:r>
              <w:rPr>
                <w:color w:val="3A3A3A"/>
              </w:rPr>
              <w:t>Device: HP Laptop</w:t>
            </w:r>
          </w:p>
        </w:tc>
      </w:tr>
    </w:tbl>
    <w:p w14:paraId="48BE3A26" w14:textId="77777777" w:rsidR="00497641" w:rsidRDefault="00497641"/>
    <w:p w14:paraId="44C9A4C3" w14:textId="77777777" w:rsidR="00497641" w:rsidRDefault="00497641"/>
    <w:p w14:paraId="06C2A855" w14:textId="77777777" w:rsidR="00497641" w:rsidRDefault="00497641"/>
    <w:p w14:paraId="74C07009" w14:textId="41AB1779" w:rsidR="00497641" w:rsidRDefault="00EE3107">
      <w:r>
        <w:rPr>
          <w:b/>
          <w:noProof/>
          <w:color w:val="38761D"/>
          <w:sz w:val="26"/>
          <w:szCs w:val="26"/>
          <w:u w:val="single"/>
        </w:rPr>
        <mc:AlternateContent>
          <mc:Choice Requires="wps">
            <w:drawing>
              <wp:anchor distT="0" distB="0" distL="114300" distR="114300" simplePos="0" relativeHeight="251683840" behindDoc="0" locked="0" layoutInCell="1" allowOverlap="1" wp14:anchorId="5BB061E2" wp14:editId="0325172E">
                <wp:simplePos x="0" y="0"/>
                <wp:positionH relativeFrom="column">
                  <wp:posOffset>0</wp:posOffset>
                </wp:positionH>
                <wp:positionV relativeFrom="paragraph">
                  <wp:posOffset>38100</wp:posOffset>
                </wp:positionV>
                <wp:extent cx="5985163" cy="0"/>
                <wp:effectExtent l="38100" t="38100" r="73025" b="95250"/>
                <wp:wrapNone/>
                <wp:docPr id="1577223888" name="Straight Connector 21"/>
                <wp:cNvGraphicFramePr/>
                <a:graphic xmlns:a="http://schemas.openxmlformats.org/drawingml/2006/main">
                  <a:graphicData uri="http://schemas.microsoft.com/office/word/2010/wordprocessingShape">
                    <wps:wsp>
                      <wps:cNvCnPr/>
                      <wps:spPr>
                        <a:xfrm>
                          <a:off x="0" y="0"/>
                          <a:ext cx="598516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2AD972E" id="Straight Connector 2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0,3pt" to="471.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" strokecolor="#4f81bd [3204]" strokeweight="2pt">
                <v:shadow on="t" color="black" opacity="24903f" origin=",.5" offset="0,.55556mm"/>
              </v:line>
            </w:pict>
          </mc:Fallback>
        </mc:AlternateContent>
      </w:r>
    </w:p>
    <w:p w14:paraId="1596FB17" w14:textId="77777777" w:rsidR="00497641" w:rsidRDefault="00497641"/>
    <w:p w14:paraId="5C2B5188" w14:textId="77777777" w:rsidR="00497641" w:rsidRDefault="00497641"/>
    <w:p w14:paraId="04E3C6BF" w14:textId="1464EA51" w:rsidR="00497641" w:rsidRDefault="00000000">
      <w:pPr>
        <w:rPr>
          <w:b/>
          <w:color w:val="38761D"/>
          <w:sz w:val="26"/>
          <w:szCs w:val="26"/>
          <w:u w:val="single"/>
        </w:rPr>
      </w:pPr>
      <w:r>
        <w:rPr>
          <w:b/>
          <w:color w:val="38761D"/>
          <w:sz w:val="26"/>
          <w:szCs w:val="26"/>
          <w:u w:val="single"/>
        </w:rPr>
        <w:t xml:space="preserve">Report: </w:t>
      </w:r>
      <w:r w:rsidR="001628F9">
        <w:rPr>
          <w:b/>
          <w:color w:val="38761D"/>
          <w:sz w:val="26"/>
          <w:szCs w:val="26"/>
          <w:u w:val="single"/>
        </w:rPr>
        <w:t>9</w:t>
      </w:r>
    </w:p>
    <w:p w14:paraId="314C35ED" w14:textId="77777777" w:rsidR="00497641" w:rsidRDefault="00497641">
      <w:pPr>
        <w:rPr>
          <w:b/>
          <w:color w:val="38761D"/>
          <w:sz w:val="26"/>
          <w:szCs w:val="26"/>
          <w:u w:val="single"/>
        </w:rPr>
      </w:pPr>
    </w:p>
    <w:p w14:paraId="53BD82D6" w14:textId="77777777" w:rsidR="00497641" w:rsidRDefault="00000000">
      <w:pPr>
        <w:rPr>
          <w:b/>
        </w:rPr>
      </w:pPr>
      <w:r>
        <w:rPr>
          <w:b/>
        </w:rPr>
        <w:t>Component / Module: Sign Up page</w:t>
      </w:r>
    </w:p>
    <w:p w14:paraId="28513F5C" w14:textId="77777777" w:rsidR="00497641" w:rsidRDefault="00000000">
      <w:pPr>
        <w:rPr>
          <w:b/>
        </w:rPr>
      </w:pPr>
      <w:r>
        <w:rPr>
          <w:b/>
        </w:rPr>
        <w:t xml:space="preserve">Reporter: </w:t>
      </w:r>
      <w:r>
        <w:rPr>
          <w:b/>
        </w:rPr>
        <w:tab/>
      </w:r>
      <w:r>
        <w:rPr>
          <w:b/>
        </w:rPr>
        <w:tab/>
        <w:t>Swastika Thapa</w:t>
      </w:r>
    </w:p>
    <w:p w14:paraId="4FF86A50" w14:textId="77777777" w:rsidR="00497641" w:rsidRDefault="00000000">
      <w:pPr>
        <w:rPr>
          <w:b/>
        </w:rPr>
      </w:pPr>
      <w:r>
        <w:rPr>
          <w:b/>
        </w:rPr>
        <w:t xml:space="preserve">Date: </w:t>
      </w:r>
      <w:r>
        <w:rPr>
          <w:b/>
        </w:rPr>
        <w:tab/>
      </w:r>
      <w:r>
        <w:rPr>
          <w:b/>
        </w:rPr>
        <w:tab/>
      </w:r>
      <w:r>
        <w:rPr>
          <w:b/>
        </w:rPr>
        <w:tab/>
        <w:t>26-05-2024</w:t>
      </w:r>
    </w:p>
    <w:p w14:paraId="08135A41" w14:textId="0F22B5F4" w:rsidR="00497641" w:rsidRDefault="00000000">
      <w:pPr>
        <w:rPr>
          <w:b/>
        </w:rPr>
      </w:pPr>
      <w:r>
        <w:rPr>
          <w:b/>
        </w:rPr>
        <w:t>Reviewer:</w:t>
      </w:r>
      <w:r>
        <w:rPr>
          <w:b/>
        </w:rPr>
        <w:tab/>
      </w:r>
      <w:r>
        <w:rPr>
          <w:b/>
        </w:rPr>
        <w:tab/>
      </w:r>
      <w:r w:rsidR="00EE3107">
        <w:rPr>
          <w:b/>
        </w:rPr>
        <w:t>Paramananda</w:t>
      </w:r>
      <w:r>
        <w:rPr>
          <w:b/>
        </w:rPr>
        <w:t xml:space="preserve"> Lal Karn</w:t>
      </w:r>
    </w:p>
    <w:p w14:paraId="697A2542" w14:textId="77777777" w:rsidR="00497641" w:rsidRDefault="00497641"/>
    <w:tbl>
      <w:tblPr>
        <w:tblStyle w:val="a6"/>
        <w:tblW w:w="946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2880"/>
        <w:gridCol w:w="6585"/>
      </w:tblGrid>
      <w:tr w:rsidR="00497641" w14:paraId="705C0E43" w14:textId="77777777">
        <w:trPr>
          <w:trHeight w:val="992"/>
        </w:trPr>
        <w:tc>
          <w:tcPr>
            <w:tcW w:w="2880" w:type="dxa"/>
            <w:tcBorders>
              <w:top w:val="nil"/>
              <w:left w:val="nil"/>
              <w:bottom w:val="nil"/>
              <w:right w:val="nil"/>
            </w:tcBorders>
            <w:shd w:val="clear" w:color="auto" w:fill="F3F3F3"/>
            <w:tcMar>
              <w:top w:w="100" w:type="dxa"/>
              <w:left w:w="100" w:type="dxa"/>
              <w:bottom w:w="100" w:type="dxa"/>
              <w:right w:w="100" w:type="dxa"/>
            </w:tcMar>
          </w:tcPr>
          <w:p w14:paraId="0DF45748" w14:textId="77777777" w:rsidR="00497641" w:rsidRDefault="00497641">
            <w:pPr>
              <w:rPr>
                <w:b/>
                <w:color w:val="3A3A3A"/>
              </w:rPr>
            </w:pPr>
          </w:p>
          <w:p w14:paraId="71C513C2" w14:textId="77777777" w:rsidR="00497641" w:rsidRDefault="00000000">
            <w:pPr>
              <w:rPr>
                <w:b/>
                <w:color w:val="3A3A3A"/>
              </w:rPr>
            </w:pPr>
            <w:r>
              <w:rPr>
                <w:b/>
                <w:color w:val="3A3A3A"/>
              </w:rPr>
              <w:t>Defect ID</w:t>
            </w:r>
          </w:p>
          <w:p w14:paraId="3093F8EE" w14:textId="77777777" w:rsidR="00497641" w:rsidRDefault="00497641">
            <w:pPr>
              <w:rPr>
                <w:b/>
                <w:color w:val="3A3A3A"/>
              </w:rPr>
            </w:pPr>
          </w:p>
        </w:tc>
        <w:tc>
          <w:tcPr>
            <w:tcW w:w="6585" w:type="dxa"/>
            <w:tcBorders>
              <w:top w:val="nil"/>
              <w:left w:val="nil"/>
              <w:bottom w:val="nil"/>
              <w:right w:val="nil"/>
            </w:tcBorders>
            <w:shd w:val="clear" w:color="auto" w:fill="F3F3F3"/>
            <w:tcMar>
              <w:top w:w="100" w:type="dxa"/>
              <w:left w:w="100" w:type="dxa"/>
              <w:bottom w:w="100" w:type="dxa"/>
              <w:right w:w="100" w:type="dxa"/>
            </w:tcMar>
          </w:tcPr>
          <w:p w14:paraId="37C19B40" w14:textId="77777777" w:rsidR="00497641" w:rsidRDefault="00497641">
            <w:pPr>
              <w:rPr>
                <w:color w:val="3A3A3A"/>
              </w:rPr>
            </w:pPr>
          </w:p>
          <w:p w14:paraId="196DC975" w14:textId="77777777" w:rsidR="00497641" w:rsidRDefault="00000000">
            <w:pPr>
              <w:rPr>
                <w:color w:val="3A3A3A"/>
              </w:rPr>
            </w:pPr>
            <w:r>
              <w:rPr>
                <w:color w:val="3A3A3A"/>
              </w:rPr>
              <w:t>TC_105</w:t>
            </w:r>
          </w:p>
          <w:p w14:paraId="23D653DD" w14:textId="77777777" w:rsidR="00497641" w:rsidRDefault="00497641">
            <w:pPr>
              <w:rPr>
                <w:color w:val="3A3A3A"/>
              </w:rPr>
            </w:pPr>
          </w:p>
        </w:tc>
      </w:tr>
      <w:tr w:rsidR="00497641" w14:paraId="32ABC7E2" w14:textId="77777777">
        <w:trPr>
          <w:trHeight w:val="1070"/>
        </w:trPr>
        <w:tc>
          <w:tcPr>
            <w:tcW w:w="2880" w:type="dxa"/>
            <w:tcBorders>
              <w:top w:val="single" w:sz="5" w:space="0" w:color="DDDDDD"/>
              <w:left w:val="nil"/>
              <w:bottom w:val="nil"/>
              <w:right w:val="nil"/>
            </w:tcBorders>
            <w:tcMar>
              <w:top w:w="100" w:type="dxa"/>
              <w:left w:w="100" w:type="dxa"/>
              <w:bottom w:w="100" w:type="dxa"/>
              <w:right w:w="100" w:type="dxa"/>
            </w:tcMar>
          </w:tcPr>
          <w:p w14:paraId="169C1D66" w14:textId="77777777" w:rsidR="00497641" w:rsidRDefault="00497641">
            <w:pPr>
              <w:rPr>
                <w:b/>
                <w:color w:val="3A3A3A"/>
              </w:rPr>
            </w:pPr>
          </w:p>
          <w:p w14:paraId="7E208BAC" w14:textId="77777777" w:rsidR="00497641" w:rsidRDefault="00000000">
            <w:pPr>
              <w:rPr>
                <w:color w:val="3A3A3A"/>
              </w:rPr>
            </w:pPr>
            <w:r>
              <w:rPr>
                <w:b/>
                <w:color w:val="3A3A3A"/>
              </w:rPr>
              <w:t>Defect Title</w:t>
            </w:r>
          </w:p>
        </w:tc>
        <w:tc>
          <w:tcPr>
            <w:tcW w:w="6585" w:type="dxa"/>
            <w:tcBorders>
              <w:top w:val="single" w:sz="5" w:space="0" w:color="DDDDDD"/>
              <w:left w:val="nil"/>
              <w:bottom w:val="nil"/>
              <w:right w:val="nil"/>
            </w:tcBorders>
            <w:tcMar>
              <w:top w:w="100" w:type="dxa"/>
              <w:left w:w="100" w:type="dxa"/>
              <w:bottom w:w="100" w:type="dxa"/>
              <w:right w:w="100" w:type="dxa"/>
            </w:tcMar>
          </w:tcPr>
          <w:p w14:paraId="419B3979" w14:textId="77777777" w:rsidR="00497641" w:rsidRDefault="00497641">
            <w:pPr>
              <w:rPr>
                <w:color w:val="3A3A3A"/>
              </w:rPr>
            </w:pPr>
          </w:p>
          <w:p w14:paraId="7AF8B7B0" w14:textId="77777777" w:rsidR="00497641" w:rsidRDefault="00000000">
            <w:pPr>
              <w:rPr>
                <w:color w:val="3A3A3A"/>
              </w:rPr>
            </w:pPr>
            <w:r>
              <w:rPr>
                <w:color w:val="3A3A3A"/>
              </w:rPr>
              <w:t>The system accepts special characters as a first name.</w:t>
            </w:r>
          </w:p>
        </w:tc>
      </w:tr>
      <w:tr w:rsidR="00497641" w14:paraId="5EE0C2B8" w14:textId="77777777">
        <w:trPr>
          <w:trHeight w:val="1070"/>
        </w:trPr>
        <w:tc>
          <w:tcPr>
            <w:tcW w:w="2880" w:type="dxa"/>
            <w:tcBorders>
              <w:top w:val="single" w:sz="5" w:space="0" w:color="DDDDDD"/>
              <w:left w:val="nil"/>
              <w:bottom w:val="nil"/>
              <w:right w:val="nil"/>
            </w:tcBorders>
            <w:shd w:val="clear" w:color="auto" w:fill="F3F3F3"/>
            <w:tcMar>
              <w:top w:w="100" w:type="dxa"/>
              <w:left w:w="100" w:type="dxa"/>
              <w:bottom w:w="100" w:type="dxa"/>
              <w:right w:w="100" w:type="dxa"/>
            </w:tcMar>
          </w:tcPr>
          <w:p w14:paraId="03200724" w14:textId="77777777" w:rsidR="00497641" w:rsidRDefault="00497641">
            <w:pPr>
              <w:rPr>
                <w:b/>
                <w:color w:val="3A3A3A"/>
              </w:rPr>
            </w:pPr>
          </w:p>
          <w:p w14:paraId="7EBEA1FA" w14:textId="77777777" w:rsidR="00497641" w:rsidRDefault="00000000">
            <w:pPr>
              <w:rPr>
                <w:b/>
                <w:color w:val="3A3A3A"/>
              </w:rPr>
            </w:pPr>
            <w:r>
              <w:rPr>
                <w:b/>
                <w:color w:val="3A3A3A"/>
              </w:rPr>
              <w:t>Module affected</w:t>
            </w:r>
          </w:p>
          <w:p w14:paraId="7258F2F9" w14:textId="77777777" w:rsidR="00497641" w:rsidRDefault="00497641">
            <w:pPr>
              <w:rPr>
                <w:b/>
                <w:color w:val="3A3A3A"/>
              </w:rPr>
            </w:pPr>
          </w:p>
        </w:tc>
        <w:tc>
          <w:tcPr>
            <w:tcW w:w="6585" w:type="dxa"/>
            <w:tcBorders>
              <w:top w:val="single" w:sz="5" w:space="0" w:color="DDDDDD"/>
              <w:left w:val="nil"/>
              <w:bottom w:val="nil"/>
              <w:right w:val="nil"/>
            </w:tcBorders>
            <w:shd w:val="clear" w:color="auto" w:fill="F3F3F3"/>
            <w:tcMar>
              <w:top w:w="100" w:type="dxa"/>
              <w:left w:w="100" w:type="dxa"/>
              <w:bottom w:w="100" w:type="dxa"/>
              <w:right w:w="100" w:type="dxa"/>
            </w:tcMar>
          </w:tcPr>
          <w:p w14:paraId="596E34AA" w14:textId="77777777" w:rsidR="00497641" w:rsidRDefault="00497641">
            <w:pPr>
              <w:rPr>
                <w:color w:val="3A3A3A"/>
              </w:rPr>
            </w:pPr>
          </w:p>
          <w:p w14:paraId="73E7417C" w14:textId="77777777" w:rsidR="00497641" w:rsidRDefault="00000000">
            <w:pPr>
              <w:rPr>
                <w:color w:val="3A3A3A"/>
              </w:rPr>
            </w:pPr>
            <w:r>
              <w:rPr>
                <w:color w:val="3A3A3A"/>
              </w:rPr>
              <w:t>Sign-up page/First name field</w:t>
            </w:r>
          </w:p>
          <w:p w14:paraId="09C82930" w14:textId="77777777" w:rsidR="00497641" w:rsidRDefault="00497641">
            <w:pPr>
              <w:rPr>
                <w:color w:val="3A3A3A"/>
              </w:rPr>
            </w:pPr>
          </w:p>
        </w:tc>
      </w:tr>
      <w:tr w:rsidR="00497641" w14:paraId="36B80D83" w14:textId="77777777">
        <w:trPr>
          <w:trHeight w:val="1070"/>
        </w:trPr>
        <w:tc>
          <w:tcPr>
            <w:tcW w:w="2880" w:type="dxa"/>
            <w:tcBorders>
              <w:top w:val="single" w:sz="5" w:space="0" w:color="DDDDDD"/>
              <w:left w:val="nil"/>
              <w:bottom w:val="nil"/>
              <w:right w:val="nil"/>
            </w:tcBorders>
            <w:tcMar>
              <w:top w:w="100" w:type="dxa"/>
              <w:left w:w="100" w:type="dxa"/>
              <w:bottom w:w="100" w:type="dxa"/>
              <w:right w:w="100" w:type="dxa"/>
            </w:tcMar>
          </w:tcPr>
          <w:p w14:paraId="6F9AF418" w14:textId="77777777" w:rsidR="00497641" w:rsidRDefault="00497641">
            <w:pPr>
              <w:rPr>
                <w:b/>
                <w:color w:val="3A3A3A"/>
              </w:rPr>
            </w:pPr>
          </w:p>
          <w:p w14:paraId="26932219" w14:textId="77777777" w:rsidR="00497641" w:rsidRDefault="00000000">
            <w:pPr>
              <w:rPr>
                <w:b/>
                <w:color w:val="3A3A3A"/>
              </w:rPr>
            </w:pPr>
            <w:r>
              <w:rPr>
                <w:b/>
                <w:color w:val="3A3A3A"/>
              </w:rPr>
              <w:t>Reporter</w:t>
            </w:r>
          </w:p>
        </w:tc>
        <w:tc>
          <w:tcPr>
            <w:tcW w:w="6585" w:type="dxa"/>
            <w:tcBorders>
              <w:top w:val="single" w:sz="5" w:space="0" w:color="DDDDDD"/>
              <w:left w:val="nil"/>
              <w:bottom w:val="nil"/>
              <w:right w:val="nil"/>
            </w:tcBorders>
            <w:tcMar>
              <w:top w:w="100" w:type="dxa"/>
              <w:left w:w="100" w:type="dxa"/>
              <w:bottom w:w="100" w:type="dxa"/>
              <w:right w:w="100" w:type="dxa"/>
            </w:tcMar>
          </w:tcPr>
          <w:p w14:paraId="758FE9C7" w14:textId="77777777" w:rsidR="00497641" w:rsidRDefault="00497641">
            <w:pPr>
              <w:rPr>
                <w:color w:val="3A3A3A"/>
              </w:rPr>
            </w:pPr>
          </w:p>
          <w:p w14:paraId="2D08692F" w14:textId="77777777" w:rsidR="00497641" w:rsidRDefault="00000000">
            <w:pPr>
              <w:rPr>
                <w:color w:val="3A3A3A"/>
              </w:rPr>
            </w:pPr>
            <w:r>
              <w:rPr>
                <w:color w:val="3A3A3A"/>
              </w:rPr>
              <w:t>Swastika Thapa</w:t>
            </w:r>
          </w:p>
        </w:tc>
      </w:tr>
      <w:tr w:rsidR="00497641" w14:paraId="3E530762" w14:textId="77777777">
        <w:trPr>
          <w:trHeight w:val="1070"/>
        </w:trPr>
        <w:tc>
          <w:tcPr>
            <w:tcW w:w="2880" w:type="dxa"/>
            <w:tcBorders>
              <w:top w:val="single" w:sz="5" w:space="0" w:color="DDDDDD"/>
              <w:left w:val="nil"/>
              <w:bottom w:val="nil"/>
              <w:right w:val="nil"/>
            </w:tcBorders>
            <w:shd w:val="clear" w:color="auto" w:fill="F3F3F3"/>
            <w:tcMar>
              <w:top w:w="100" w:type="dxa"/>
              <w:left w:w="100" w:type="dxa"/>
              <w:bottom w:w="100" w:type="dxa"/>
              <w:right w:w="100" w:type="dxa"/>
            </w:tcMar>
          </w:tcPr>
          <w:p w14:paraId="4DEB2179" w14:textId="77777777" w:rsidR="00497641" w:rsidRDefault="00497641">
            <w:pPr>
              <w:rPr>
                <w:b/>
                <w:color w:val="3A3A3A"/>
              </w:rPr>
            </w:pPr>
          </w:p>
          <w:p w14:paraId="506FF25A" w14:textId="77777777" w:rsidR="00497641" w:rsidRDefault="00000000">
            <w:pPr>
              <w:rPr>
                <w:b/>
                <w:color w:val="3A3A3A"/>
              </w:rPr>
            </w:pPr>
            <w:r>
              <w:rPr>
                <w:b/>
                <w:color w:val="3A3A3A"/>
              </w:rPr>
              <w:t>Reported on</w:t>
            </w:r>
          </w:p>
          <w:p w14:paraId="71B146E7" w14:textId="77777777" w:rsidR="00497641" w:rsidRDefault="00497641">
            <w:pPr>
              <w:rPr>
                <w:b/>
                <w:color w:val="3A3A3A"/>
              </w:rPr>
            </w:pPr>
          </w:p>
        </w:tc>
        <w:tc>
          <w:tcPr>
            <w:tcW w:w="6585" w:type="dxa"/>
            <w:tcBorders>
              <w:top w:val="single" w:sz="5" w:space="0" w:color="DDDDDD"/>
              <w:left w:val="nil"/>
              <w:bottom w:val="nil"/>
              <w:right w:val="nil"/>
            </w:tcBorders>
            <w:shd w:val="clear" w:color="auto" w:fill="F3F3F3"/>
            <w:tcMar>
              <w:top w:w="100" w:type="dxa"/>
              <w:left w:w="100" w:type="dxa"/>
              <w:bottom w:w="100" w:type="dxa"/>
              <w:right w:w="100" w:type="dxa"/>
            </w:tcMar>
          </w:tcPr>
          <w:p w14:paraId="38F9EE73" w14:textId="77777777" w:rsidR="00497641" w:rsidRDefault="00497641">
            <w:pPr>
              <w:rPr>
                <w:color w:val="3A3A3A"/>
              </w:rPr>
            </w:pPr>
          </w:p>
          <w:p w14:paraId="673D8638" w14:textId="77777777" w:rsidR="00497641" w:rsidRDefault="00000000">
            <w:pPr>
              <w:rPr>
                <w:color w:val="3A3A3A"/>
              </w:rPr>
            </w:pPr>
            <w:r>
              <w:rPr>
                <w:color w:val="3A3A3A"/>
              </w:rPr>
              <w:t>26-05-2024</w:t>
            </w:r>
          </w:p>
        </w:tc>
      </w:tr>
      <w:tr w:rsidR="00497641" w14:paraId="3EF02ACB" w14:textId="77777777">
        <w:trPr>
          <w:trHeight w:val="1070"/>
        </w:trPr>
        <w:tc>
          <w:tcPr>
            <w:tcW w:w="2880" w:type="dxa"/>
            <w:tcBorders>
              <w:top w:val="single" w:sz="5" w:space="0" w:color="DDDDDD"/>
              <w:left w:val="nil"/>
              <w:bottom w:val="nil"/>
              <w:right w:val="nil"/>
            </w:tcBorders>
            <w:tcMar>
              <w:top w:w="100" w:type="dxa"/>
              <w:left w:w="100" w:type="dxa"/>
              <w:bottom w:w="100" w:type="dxa"/>
              <w:right w:w="100" w:type="dxa"/>
            </w:tcMar>
          </w:tcPr>
          <w:p w14:paraId="124F09CE" w14:textId="77777777" w:rsidR="00497641" w:rsidRDefault="00497641">
            <w:pPr>
              <w:rPr>
                <w:b/>
                <w:color w:val="3A3A3A"/>
              </w:rPr>
            </w:pPr>
          </w:p>
          <w:p w14:paraId="7D37D715" w14:textId="77777777" w:rsidR="00497641" w:rsidRDefault="00000000">
            <w:pPr>
              <w:rPr>
                <w:b/>
                <w:color w:val="3A3A3A"/>
              </w:rPr>
            </w:pPr>
            <w:r>
              <w:rPr>
                <w:b/>
                <w:color w:val="3A3A3A"/>
              </w:rPr>
              <w:t>Status</w:t>
            </w:r>
          </w:p>
          <w:p w14:paraId="62434A1F" w14:textId="77777777" w:rsidR="00497641" w:rsidRDefault="00497641">
            <w:pPr>
              <w:rPr>
                <w:b/>
                <w:color w:val="3A3A3A"/>
              </w:rPr>
            </w:pPr>
          </w:p>
        </w:tc>
        <w:tc>
          <w:tcPr>
            <w:tcW w:w="6585" w:type="dxa"/>
            <w:tcBorders>
              <w:top w:val="single" w:sz="5" w:space="0" w:color="DDDDDD"/>
              <w:left w:val="nil"/>
              <w:bottom w:val="nil"/>
              <w:right w:val="nil"/>
            </w:tcBorders>
            <w:tcMar>
              <w:top w:w="100" w:type="dxa"/>
              <w:left w:w="100" w:type="dxa"/>
              <w:bottom w:w="100" w:type="dxa"/>
              <w:right w:w="100" w:type="dxa"/>
            </w:tcMar>
          </w:tcPr>
          <w:p w14:paraId="4A7F6D17" w14:textId="77777777" w:rsidR="00497641" w:rsidRDefault="00497641">
            <w:pPr>
              <w:rPr>
                <w:color w:val="3A3A3A"/>
              </w:rPr>
            </w:pPr>
          </w:p>
          <w:p w14:paraId="1588DF6E" w14:textId="77777777" w:rsidR="00497641" w:rsidRDefault="00000000">
            <w:pPr>
              <w:rPr>
                <w:color w:val="3A3A3A"/>
              </w:rPr>
            </w:pPr>
            <w:r>
              <w:rPr>
                <w:color w:val="3A3A3A"/>
              </w:rPr>
              <w:t>New</w:t>
            </w:r>
          </w:p>
        </w:tc>
      </w:tr>
      <w:tr w:rsidR="00497641" w14:paraId="40BB3936" w14:textId="77777777">
        <w:trPr>
          <w:trHeight w:val="1070"/>
        </w:trPr>
        <w:tc>
          <w:tcPr>
            <w:tcW w:w="2880" w:type="dxa"/>
            <w:tcBorders>
              <w:top w:val="single" w:sz="5" w:space="0" w:color="DDDDDD"/>
              <w:left w:val="nil"/>
              <w:bottom w:val="nil"/>
              <w:right w:val="nil"/>
            </w:tcBorders>
            <w:shd w:val="clear" w:color="auto" w:fill="F3F3F3"/>
            <w:tcMar>
              <w:top w:w="100" w:type="dxa"/>
              <w:left w:w="100" w:type="dxa"/>
              <w:bottom w:w="100" w:type="dxa"/>
              <w:right w:w="100" w:type="dxa"/>
            </w:tcMar>
          </w:tcPr>
          <w:p w14:paraId="1EA6918E" w14:textId="77777777" w:rsidR="00497641" w:rsidRDefault="00497641">
            <w:pPr>
              <w:rPr>
                <w:b/>
                <w:color w:val="3A3A3A"/>
              </w:rPr>
            </w:pPr>
          </w:p>
          <w:p w14:paraId="772AA5F6" w14:textId="77777777" w:rsidR="00497641" w:rsidRDefault="00000000">
            <w:pPr>
              <w:rPr>
                <w:b/>
                <w:color w:val="3A3A3A"/>
              </w:rPr>
            </w:pPr>
            <w:r>
              <w:rPr>
                <w:b/>
                <w:color w:val="3A3A3A"/>
              </w:rPr>
              <w:t>Assigned To</w:t>
            </w:r>
          </w:p>
          <w:p w14:paraId="3A2DC31B" w14:textId="77777777" w:rsidR="00497641" w:rsidRDefault="00497641">
            <w:pPr>
              <w:rPr>
                <w:b/>
                <w:color w:val="3A3A3A"/>
              </w:rPr>
            </w:pPr>
          </w:p>
        </w:tc>
        <w:tc>
          <w:tcPr>
            <w:tcW w:w="6585" w:type="dxa"/>
            <w:tcBorders>
              <w:top w:val="single" w:sz="5" w:space="0" w:color="DDDDDD"/>
              <w:left w:val="nil"/>
              <w:bottom w:val="nil"/>
              <w:right w:val="nil"/>
            </w:tcBorders>
            <w:shd w:val="clear" w:color="auto" w:fill="F3F3F3"/>
            <w:tcMar>
              <w:top w:w="100" w:type="dxa"/>
              <w:left w:w="100" w:type="dxa"/>
              <w:bottom w:w="100" w:type="dxa"/>
              <w:right w:w="100" w:type="dxa"/>
            </w:tcMar>
          </w:tcPr>
          <w:p w14:paraId="08A2BCA7" w14:textId="77777777" w:rsidR="00497641" w:rsidRDefault="00497641">
            <w:pPr>
              <w:rPr>
                <w:color w:val="3A3A3A"/>
              </w:rPr>
            </w:pPr>
          </w:p>
          <w:p w14:paraId="662BFDF9" w14:textId="77777777" w:rsidR="00497641" w:rsidRDefault="00000000">
            <w:pPr>
              <w:rPr>
                <w:color w:val="3A3A3A"/>
              </w:rPr>
            </w:pPr>
            <w:r>
              <w:rPr>
                <w:color w:val="3A3A3A"/>
              </w:rPr>
              <w:t>Developer ABC</w:t>
            </w:r>
          </w:p>
        </w:tc>
      </w:tr>
      <w:tr w:rsidR="00497641" w14:paraId="133901BC" w14:textId="77777777">
        <w:trPr>
          <w:trHeight w:val="1965"/>
        </w:trPr>
        <w:tc>
          <w:tcPr>
            <w:tcW w:w="2880" w:type="dxa"/>
            <w:tcBorders>
              <w:top w:val="single" w:sz="5" w:space="0" w:color="DDDDDD"/>
              <w:left w:val="nil"/>
              <w:bottom w:val="nil"/>
              <w:right w:val="nil"/>
            </w:tcBorders>
            <w:tcMar>
              <w:top w:w="100" w:type="dxa"/>
              <w:left w:w="100" w:type="dxa"/>
              <w:bottom w:w="100" w:type="dxa"/>
              <w:right w:w="100" w:type="dxa"/>
            </w:tcMar>
          </w:tcPr>
          <w:p w14:paraId="698E9AD7" w14:textId="77777777" w:rsidR="00497641" w:rsidRDefault="00497641">
            <w:pPr>
              <w:rPr>
                <w:b/>
                <w:color w:val="3A3A3A"/>
              </w:rPr>
            </w:pPr>
          </w:p>
          <w:p w14:paraId="1ED71C39" w14:textId="77777777" w:rsidR="00497641" w:rsidRDefault="00497641">
            <w:pPr>
              <w:rPr>
                <w:b/>
                <w:color w:val="3A3A3A"/>
              </w:rPr>
            </w:pPr>
          </w:p>
          <w:p w14:paraId="3D6282AF" w14:textId="77777777" w:rsidR="00497641" w:rsidRDefault="00000000">
            <w:pPr>
              <w:rPr>
                <w:color w:val="3A3A3A"/>
              </w:rPr>
            </w:pPr>
            <w:r>
              <w:rPr>
                <w:b/>
                <w:color w:val="3A3A3A"/>
              </w:rPr>
              <w:t>Defect Description</w:t>
            </w:r>
          </w:p>
        </w:tc>
        <w:tc>
          <w:tcPr>
            <w:tcW w:w="6585" w:type="dxa"/>
            <w:tcBorders>
              <w:top w:val="single" w:sz="5" w:space="0" w:color="DDDDDD"/>
              <w:left w:val="nil"/>
              <w:bottom w:val="nil"/>
              <w:right w:val="nil"/>
            </w:tcBorders>
            <w:tcMar>
              <w:top w:w="100" w:type="dxa"/>
              <w:left w:w="100" w:type="dxa"/>
              <w:bottom w:w="100" w:type="dxa"/>
              <w:right w:w="100" w:type="dxa"/>
            </w:tcMar>
          </w:tcPr>
          <w:p w14:paraId="073C5476" w14:textId="77777777" w:rsidR="00497641" w:rsidRDefault="00497641">
            <w:pPr>
              <w:rPr>
                <w:color w:val="3A3A3A"/>
              </w:rPr>
            </w:pPr>
          </w:p>
          <w:p w14:paraId="3080E106" w14:textId="77777777" w:rsidR="00497641" w:rsidRDefault="00000000">
            <w:pPr>
              <w:jc w:val="both"/>
              <w:rPr>
                <w:color w:val="3A3A3A"/>
              </w:rPr>
            </w:pPr>
            <w:r>
              <w:rPr>
                <w:color w:val="3A3A3A"/>
              </w:rPr>
              <w:t xml:space="preserve">The system allows special characters like @##$$ in the First name during account creation and </w:t>
            </w:r>
            <w:r>
              <w:rPr>
                <w:color w:val="3A3A3A"/>
                <w:sz w:val="20"/>
                <w:szCs w:val="20"/>
                <w:highlight w:val="white"/>
              </w:rPr>
              <w:t>displays a successfully registered account message</w:t>
            </w:r>
            <w:r>
              <w:rPr>
                <w:color w:val="3A3A3A"/>
              </w:rPr>
              <w:t>.</w:t>
            </w:r>
          </w:p>
          <w:p w14:paraId="5B4578D2" w14:textId="77777777" w:rsidR="00497641" w:rsidRDefault="00497641">
            <w:pPr>
              <w:jc w:val="both"/>
              <w:rPr>
                <w:color w:val="3A3A3A"/>
              </w:rPr>
            </w:pPr>
          </w:p>
        </w:tc>
      </w:tr>
      <w:tr w:rsidR="00497641" w14:paraId="721C48B9" w14:textId="77777777">
        <w:trPr>
          <w:trHeight w:val="1545"/>
        </w:trPr>
        <w:tc>
          <w:tcPr>
            <w:tcW w:w="2880" w:type="dxa"/>
            <w:tcBorders>
              <w:top w:val="single" w:sz="5" w:space="0" w:color="DDDDDD"/>
              <w:left w:val="nil"/>
              <w:bottom w:val="nil"/>
              <w:right w:val="nil"/>
            </w:tcBorders>
            <w:shd w:val="clear" w:color="auto" w:fill="F3F3F3"/>
            <w:tcMar>
              <w:top w:w="100" w:type="dxa"/>
              <w:left w:w="100" w:type="dxa"/>
              <w:bottom w:w="100" w:type="dxa"/>
              <w:right w:w="100" w:type="dxa"/>
            </w:tcMar>
          </w:tcPr>
          <w:p w14:paraId="0D043CED" w14:textId="77777777" w:rsidR="00497641" w:rsidRDefault="00497641">
            <w:pPr>
              <w:rPr>
                <w:b/>
                <w:color w:val="3A3A3A"/>
              </w:rPr>
            </w:pPr>
          </w:p>
          <w:p w14:paraId="76A20957" w14:textId="77777777" w:rsidR="00497641" w:rsidRDefault="00000000">
            <w:pPr>
              <w:rPr>
                <w:color w:val="3A3A3A"/>
              </w:rPr>
            </w:pPr>
            <w:r>
              <w:rPr>
                <w:b/>
                <w:color w:val="3A3A3A"/>
              </w:rPr>
              <w:t>Steps to reproduce</w:t>
            </w:r>
          </w:p>
          <w:p w14:paraId="414D461E" w14:textId="77777777" w:rsidR="00497641" w:rsidRDefault="00497641">
            <w:pPr>
              <w:rPr>
                <w:b/>
                <w:color w:val="3A3A3A"/>
              </w:rPr>
            </w:pPr>
          </w:p>
        </w:tc>
        <w:tc>
          <w:tcPr>
            <w:tcW w:w="6585" w:type="dxa"/>
            <w:tcBorders>
              <w:top w:val="single" w:sz="5" w:space="0" w:color="DDDDDD"/>
              <w:left w:val="nil"/>
              <w:bottom w:val="nil"/>
              <w:right w:val="nil"/>
            </w:tcBorders>
            <w:shd w:val="clear" w:color="auto" w:fill="F3F3F3"/>
            <w:tcMar>
              <w:top w:w="100" w:type="dxa"/>
              <w:left w:w="100" w:type="dxa"/>
              <w:bottom w:w="100" w:type="dxa"/>
              <w:right w:w="100" w:type="dxa"/>
            </w:tcMar>
          </w:tcPr>
          <w:p w14:paraId="4C87BBF3" w14:textId="77777777" w:rsidR="00497641" w:rsidRDefault="00497641">
            <w:pPr>
              <w:ind w:left="720"/>
              <w:rPr>
                <w:color w:val="3A3A3A"/>
              </w:rPr>
            </w:pPr>
          </w:p>
          <w:p w14:paraId="0E4224F5" w14:textId="77777777" w:rsidR="00497641" w:rsidRDefault="00000000">
            <w:pPr>
              <w:rPr>
                <w:color w:val="3A3A3A"/>
              </w:rPr>
            </w:pPr>
            <w:r>
              <w:rPr>
                <w:color w:val="3A3A3A"/>
              </w:rPr>
              <w:t>1. Open the website with a valid URL</w:t>
            </w:r>
          </w:p>
          <w:p w14:paraId="1A909004" w14:textId="77777777" w:rsidR="00497641" w:rsidRDefault="00000000">
            <w:pPr>
              <w:rPr>
                <w:color w:val="3A3A3A"/>
              </w:rPr>
            </w:pPr>
            <w:r>
              <w:rPr>
                <w:color w:val="3A3A3A"/>
              </w:rPr>
              <w:t>2. Navigate to the home page.</w:t>
            </w:r>
          </w:p>
          <w:p w14:paraId="36F1A818" w14:textId="77777777" w:rsidR="00497641" w:rsidRDefault="00000000">
            <w:pPr>
              <w:rPr>
                <w:color w:val="3A3A3A"/>
              </w:rPr>
            </w:pPr>
            <w:r>
              <w:rPr>
                <w:color w:val="3A3A3A"/>
              </w:rPr>
              <w:t>3. Click the Create an Account link.</w:t>
            </w:r>
          </w:p>
          <w:p w14:paraId="6FCA74DC" w14:textId="77777777" w:rsidR="00497641" w:rsidRDefault="00000000">
            <w:pPr>
              <w:rPr>
                <w:color w:val="3A3A3A"/>
              </w:rPr>
            </w:pPr>
            <w:r>
              <w:rPr>
                <w:color w:val="3A3A3A"/>
              </w:rPr>
              <w:t>4.  Enter First name with a special character.</w:t>
            </w:r>
          </w:p>
          <w:p w14:paraId="44F21B73" w14:textId="77777777" w:rsidR="00497641" w:rsidRDefault="00000000">
            <w:pPr>
              <w:rPr>
                <w:color w:val="3A3A3A"/>
              </w:rPr>
            </w:pPr>
            <w:r>
              <w:rPr>
                <w:color w:val="3A3A3A"/>
              </w:rPr>
              <w:t>5. Click the "Create an Account" button</w:t>
            </w:r>
          </w:p>
          <w:p w14:paraId="1713EA9D" w14:textId="77777777" w:rsidR="00497641" w:rsidRDefault="00497641">
            <w:pPr>
              <w:rPr>
                <w:color w:val="3A3A3A"/>
              </w:rPr>
            </w:pPr>
          </w:p>
        </w:tc>
      </w:tr>
      <w:tr w:rsidR="00497641" w14:paraId="187F075E" w14:textId="77777777">
        <w:trPr>
          <w:trHeight w:val="1070"/>
        </w:trPr>
        <w:tc>
          <w:tcPr>
            <w:tcW w:w="2880" w:type="dxa"/>
            <w:tcBorders>
              <w:top w:val="single" w:sz="5" w:space="0" w:color="DDDDDD"/>
              <w:left w:val="nil"/>
              <w:bottom w:val="nil"/>
              <w:right w:val="nil"/>
            </w:tcBorders>
            <w:tcMar>
              <w:top w:w="100" w:type="dxa"/>
              <w:left w:w="100" w:type="dxa"/>
              <w:bottom w:w="100" w:type="dxa"/>
              <w:right w:w="100" w:type="dxa"/>
            </w:tcMar>
          </w:tcPr>
          <w:p w14:paraId="421ECA2F" w14:textId="77777777" w:rsidR="00497641" w:rsidRDefault="00497641">
            <w:pPr>
              <w:rPr>
                <w:b/>
                <w:color w:val="3A3A3A"/>
              </w:rPr>
            </w:pPr>
          </w:p>
          <w:p w14:paraId="323F32FC" w14:textId="77777777" w:rsidR="00497641" w:rsidRDefault="00497641">
            <w:pPr>
              <w:rPr>
                <w:b/>
                <w:color w:val="3A3A3A"/>
              </w:rPr>
            </w:pPr>
          </w:p>
          <w:p w14:paraId="3D93B315" w14:textId="77777777" w:rsidR="00497641" w:rsidRDefault="00000000">
            <w:pPr>
              <w:rPr>
                <w:b/>
                <w:color w:val="3A3A3A"/>
              </w:rPr>
            </w:pPr>
            <w:r>
              <w:rPr>
                <w:b/>
                <w:color w:val="3A3A3A"/>
              </w:rPr>
              <w:t>Expected Result</w:t>
            </w:r>
          </w:p>
          <w:p w14:paraId="6649F5AF" w14:textId="77777777" w:rsidR="00497641" w:rsidRDefault="00497641">
            <w:pPr>
              <w:rPr>
                <w:b/>
                <w:color w:val="3A3A3A"/>
              </w:rPr>
            </w:pPr>
          </w:p>
        </w:tc>
        <w:tc>
          <w:tcPr>
            <w:tcW w:w="6585" w:type="dxa"/>
            <w:tcBorders>
              <w:top w:val="single" w:sz="5" w:space="0" w:color="DDDDDD"/>
              <w:left w:val="nil"/>
              <w:bottom w:val="nil"/>
              <w:right w:val="nil"/>
            </w:tcBorders>
            <w:tcMar>
              <w:top w:w="100" w:type="dxa"/>
              <w:left w:w="100" w:type="dxa"/>
              <w:bottom w:w="100" w:type="dxa"/>
              <w:right w:w="100" w:type="dxa"/>
            </w:tcMar>
          </w:tcPr>
          <w:p w14:paraId="3E63183C" w14:textId="77777777" w:rsidR="00497641" w:rsidRDefault="00497641">
            <w:pPr>
              <w:rPr>
                <w:color w:val="3A3A3A"/>
              </w:rPr>
            </w:pPr>
          </w:p>
          <w:p w14:paraId="7AA59195" w14:textId="77777777" w:rsidR="00497641" w:rsidRDefault="00497641">
            <w:pPr>
              <w:rPr>
                <w:color w:val="3A3A3A"/>
              </w:rPr>
            </w:pPr>
          </w:p>
          <w:p w14:paraId="3CCEEE86" w14:textId="77777777" w:rsidR="00497641" w:rsidRDefault="00000000">
            <w:pPr>
              <w:rPr>
                <w:color w:val="3A3A3A"/>
              </w:rPr>
            </w:pPr>
            <w:r>
              <w:rPr>
                <w:color w:val="3A3A3A"/>
              </w:rPr>
              <w:t>The system shouldn’t accept First names with special characters.</w:t>
            </w:r>
          </w:p>
          <w:p w14:paraId="69A16C02" w14:textId="77777777" w:rsidR="00497641" w:rsidRDefault="00497641">
            <w:pPr>
              <w:rPr>
                <w:color w:val="3A3A3A"/>
              </w:rPr>
            </w:pPr>
          </w:p>
          <w:p w14:paraId="70B9870E" w14:textId="77777777" w:rsidR="00497641" w:rsidRDefault="00497641">
            <w:pPr>
              <w:rPr>
                <w:color w:val="3A3A3A"/>
              </w:rPr>
            </w:pPr>
          </w:p>
        </w:tc>
      </w:tr>
      <w:tr w:rsidR="00497641" w14:paraId="3A72DB25" w14:textId="77777777">
        <w:trPr>
          <w:trHeight w:val="1070"/>
        </w:trPr>
        <w:tc>
          <w:tcPr>
            <w:tcW w:w="2880" w:type="dxa"/>
            <w:tcBorders>
              <w:top w:val="single" w:sz="5" w:space="0" w:color="DDDDDD"/>
              <w:left w:val="nil"/>
              <w:bottom w:val="nil"/>
              <w:right w:val="nil"/>
            </w:tcBorders>
            <w:shd w:val="clear" w:color="auto" w:fill="F3F3F3"/>
            <w:tcMar>
              <w:top w:w="100" w:type="dxa"/>
              <w:left w:w="100" w:type="dxa"/>
              <w:bottom w:w="100" w:type="dxa"/>
              <w:right w:w="100" w:type="dxa"/>
            </w:tcMar>
          </w:tcPr>
          <w:p w14:paraId="5C4A6E8C" w14:textId="77777777" w:rsidR="00497641" w:rsidRDefault="00497641">
            <w:pPr>
              <w:rPr>
                <w:b/>
                <w:color w:val="3A3A3A"/>
              </w:rPr>
            </w:pPr>
          </w:p>
          <w:p w14:paraId="2E7FE30D" w14:textId="77777777" w:rsidR="00497641" w:rsidRDefault="00000000">
            <w:pPr>
              <w:rPr>
                <w:color w:val="3A3A3A"/>
              </w:rPr>
            </w:pPr>
            <w:r>
              <w:rPr>
                <w:b/>
                <w:color w:val="3A3A3A"/>
              </w:rPr>
              <w:t>Actual Result</w:t>
            </w:r>
          </w:p>
        </w:tc>
        <w:tc>
          <w:tcPr>
            <w:tcW w:w="6585" w:type="dxa"/>
            <w:tcBorders>
              <w:top w:val="single" w:sz="5" w:space="0" w:color="DDDDDD"/>
              <w:left w:val="nil"/>
              <w:bottom w:val="nil"/>
              <w:right w:val="nil"/>
            </w:tcBorders>
            <w:shd w:val="clear" w:color="auto" w:fill="F3F3F3"/>
            <w:tcMar>
              <w:top w:w="100" w:type="dxa"/>
              <w:left w:w="100" w:type="dxa"/>
              <w:bottom w:w="100" w:type="dxa"/>
              <w:right w:w="100" w:type="dxa"/>
            </w:tcMar>
          </w:tcPr>
          <w:p w14:paraId="7B363CAA" w14:textId="77777777" w:rsidR="00497641" w:rsidRDefault="00497641">
            <w:pPr>
              <w:rPr>
                <w:color w:val="3A3A3A"/>
              </w:rPr>
            </w:pPr>
          </w:p>
          <w:p w14:paraId="6AC248E1" w14:textId="77777777" w:rsidR="00497641" w:rsidRDefault="00000000">
            <w:pPr>
              <w:rPr>
                <w:color w:val="3A3A3A"/>
              </w:rPr>
            </w:pPr>
            <w:r>
              <w:rPr>
                <w:color w:val="3A3A3A"/>
              </w:rPr>
              <w:t>The system accepts First names with special characters.</w:t>
            </w:r>
          </w:p>
        </w:tc>
      </w:tr>
      <w:tr w:rsidR="00497641" w14:paraId="2367891C" w14:textId="77777777">
        <w:trPr>
          <w:trHeight w:val="3225"/>
        </w:trPr>
        <w:tc>
          <w:tcPr>
            <w:tcW w:w="2880" w:type="dxa"/>
            <w:tcBorders>
              <w:top w:val="single" w:sz="5" w:space="0" w:color="DDDDDD"/>
              <w:left w:val="nil"/>
              <w:bottom w:val="nil"/>
              <w:right w:val="nil"/>
            </w:tcBorders>
            <w:tcMar>
              <w:top w:w="100" w:type="dxa"/>
              <w:left w:w="100" w:type="dxa"/>
              <w:bottom w:w="100" w:type="dxa"/>
              <w:right w:w="100" w:type="dxa"/>
            </w:tcMar>
          </w:tcPr>
          <w:p w14:paraId="634DFA7F" w14:textId="77777777" w:rsidR="00497641" w:rsidRDefault="00497641">
            <w:pPr>
              <w:rPr>
                <w:b/>
                <w:color w:val="3A3A3A"/>
              </w:rPr>
            </w:pPr>
          </w:p>
          <w:p w14:paraId="418FD518" w14:textId="77777777" w:rsidR="00497641" w:rsidRDefault="00000000">
            <w:pPr>
              <w:rPr>
                <w:color w:val="3A3A3A"/>
              </w:rPr>
            </w:pPr>
            <w:r>
              <w:rPr>
                <w:b/>
                <w:color w:val="3A3A3A"/>
              </w:rPr>
              <w:t>Evidence/attachment</w:t>
            </w:r>
          </w:p>
        </w:tc>
        <w:tc>
          <w:tcPr>
            <w:tcW w:w="6585" w:type="dxa"/>
            <w:tcBorders>
              <w:top w:val="single" w:sz="5" w:space="0" w:color="DDDDDD"/>
              <w:left w:val="nil"/>
              <w:bottom w:val="nil"/>
              <w:right w:val="nil"/>
            </w:tcBorders>
            <w:tcMar>
              <w:top w:w="100" w:type="dxa"/>
              <w:left w:w="100" w:type="dxa"/>
              <w:bottom w:w="100" w:type="dxa"/>
              <w:right w:w="100" w:type="dxa"/>
            </w:tcMar>
          </w:tcPr>
          <w:p w14:paraId="45EED655" w14:textId="77777777" w:rsidR="00497641" w:rsidRDefault="00000000">
            <w:pPr>
              <w:rPr>
                <w:color w:val="3A3A3A"/>
              </w:rPr>
            </w:pPr>
            <w:r>
              <w:rPr>
                <w:color w:val="3A3A3A"/>
              </w:rPr>
              <w:t xml:space="preserve">SS: </w:t>
            </w:r>
          </w:p>
          <w:p w14:paraId="76A141D5" w14:textId="7E93A303" w:rsidR="00497641" w:rsidRDefault="00EE3107">
            <w:pPr>
              <w:rPr>
                <w:color w:val="3A3A3A"/>
              </w:rPr>
            </w:pPr>
            <w:r>
              <w:rPr>
                <w:noProof/>
                <w:color w:val="3A3A3A"/>
              </w:rPr>
              <mc:AlternateContent>
                <mc:Choice Requires="wps">
                  <w:drawing>
                    <wp:anchor distT="0" distB="0" distL="114300" distR="114300" simplePos="0" relativeHeight="251684864" behindDoc="0" locked="0" layoutInCell="1" allowOverlap="1" wp14:anchorId="00E1AF51" wp14:editId="71A25C03">
                      <wp:simplePos x="0" y="0"/>
                      <wp:positionH relativeFrom="column">
                        <wp:posOffset>52532</wp:posOffset>
                      </wp:positionH>
                      <wp:positionV relativeFrom="paragraph">
                        <wp:posOffset>45662</wp:posOffset>
                      </wp:positionV>
                      <wp:extent cx="4100945" cy="2216728"/>
                      <wp:effectExtent l="57150" t="19050" r="71120" b="88900"/>
                      <wp:wrapNone/>
                      <wp:docPr id="2041174999" name="Rectangle 23"/>
                      <wp:cNvGraphicFramePr/>
                      <a:graphic xmlns:a="http://schemas.openxmlformats.org/drawingml/2006/main">
                        <a:graphicData uri="http://schemas.microsoft.com/office/word/2010/wordprocessingShape">
                          <wps:wsp>
                            <wps:cNvSpPr/>
                            <wps:spPr>
                              <a:xfrm>
                                <a:off x="0" y="0"/>
                                <a:ext cx="4100945" cy="221672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7213A1" id="Rectangle 23" o:spid="_x0000_s1026" style="position:absolute;margin-left:4.15pt;margin-top:3.6pt;width:322.9pt;height:174.5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" filled="f" strokecolor="red">
                      <v:shadow on="t" color="black" opacity="22937f" origin=",.5" offset="0,.63889mm"/>
                    </v:rect>
                  </w:pict>
                </mc:Fallback>
              </mc:AlternateContent>
            </w:r>
            <w:r w:rsidR="00000000">
              <w:rPr>
                <w:noProof/>
                <w:color w:val="3A3A3A"/>
              </w:rPr>
              <w:drawing>
                <wp:inline distT="114300" distB="114300" distL="114300" distR="114300" wp14:anchorId="5369C98A" wp14:editId="1C65875B">
                  <wp:extent cx="4048125" cy="27940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4048125" cy="2794000"/>
                          </a:xfrm>
                          <a:prstGeom prst="rect">
                            <a:avLst/>
                          </a:prstGeom>
                          <a:ln/>
                        </pic:spPr>
                      </pic:pic>
                    </a:graphicData>
                  </a:graphic>
                </wp:inline>
              </w:drawing>
            </w:r>
          </w:p>
        </w:tc>
      </w:tr>
      <w:tr w:rsidR="00497641" w14:paraId="5FAB9766" w14:textId="77777777">
        <w:trPr>
          <w:trHeight w:val="770"/>
        </w:trPr>
        <w:tc>
          <w:tcPr>
            <w:tcW w:w="2880" w:type="dxa"/>
            <w:tcBorders>
              <w:top w:val="single" w:sz="5" w:space="0" w:color="DDDDDD"/>
              <w:left w:val="nil"/>
              <w:bottom w:val="nil"/>
              <w:right w:val="nil"/>
            </w:tcBorders>
            <w:shd w:val="clear" w:color="auto" w:fill="F3F3F3"/>
            <w:tcMar>
              <w:top w:w="100" w:type="dxa"/>
              <w:left w:w="100" w:type="dxa"/>
              <w:bottom w:w="100" w:type="dxa"/>
              <w:right w:w="100" w:type="dxa"/>
            </w:tcMar>
          </w:tcPr>
          <w:p w14:paraId="5603AD0B" w14:textId="77777777" w:rsidR="00497641" w:rsidRDefault="00497641">
            <w:pPr>
              <w:rPr>
                <w:b/>
                <w:color w:val="3A3A3A"/>
              </w:rPr>
            </w:pPr>
          </w:p>
          <w:p w14:paraId="66126FD6" w14:textId="77777777" w:rsidR="00497641" w:rsidRDefault="00000000">
            <w:pPr>
              <w:rPr>
                <w:b/>
                <w:color w:val="3A3A3A"/>
              </w:rPr>
            </w:pPr>
            <w:r>
              <w:rPr>
                <w:b/>
                <w:color w:val="3A3A3A"/>
              </w:rPr>
              <w:t>Severity</w:t>
            </w:r>
          </w:p>
          <w:p w14:paraId="6C5953B5" w14:textId="77777777" w:rsidR="00497641" w:rsidRDefault="00497641">
            <w:pPr>
              <w:rPr>
                <w:b/>
                <w:color w:val="3A3A3A"/>
              </w:rPr>
            </w:pPr>
          </w:p>
        </w:tc>
        <w:tc>
          <w:tcPr>
            <w:tcW w:w="6585" w:type="dxa"/>
            <w:tcBorders>
              <w:top w:val="single" w:sz="5" w:space="0" w:color="DDDDDD"/>
              <w:left w:val="nil"/>
              <w:bottom w:val="nil"/>
              <w:right w:val="nil"/>
            </w:tcBorders>
            <w:shd w:val="clear" w:color="auto" w:fill="F3F3F3"/>
            <w:tcMar>
              <w:top w:w="100" w:type="dxa"/>
              <w:left w:w="100" w:type="dxa"/>
              <w:bottom w:w="100" w:type="dxa"/>
              <w:right w:w="100" w:type="dxa"/>
            </w:tcMar>
          </w:tcPr>
          <w:p w14:paraId="39ED4755" w14:textId="77777777" w:rsidR="00497641" w:rsidRDefault="00497641">
            <w:pPr>
              <w:rPr>
                <w:color w:val="3A3A3A"/>
              </w:rPr>
            </w:pPr>
          </w:p>
          <w:p w14:paraId="5ED65607" w14:textId="77777777" w:rsidR="00497641" w:rsidRDefault="00000000">
            <w:pPr>
              <w:rPr>
                <w:color w:val="3A3A3A"/>
              </w:rPr>
            </w:pPr>
            <w:r>
              <w:rPr>
                <w:color w:val="3A3A3A"/>
              </w:rPr>
              <w:t>Low</w:t>
            </w:r>
          </w:p>
          <w:p w14:paraId="5FAF35B0" w14:textId="77777777" w:rsidR="00497641" w:rsidRDefault="00497641">
            <w:pPr>
              <w:rPr>
                <w:color w:val="3A3A3A"/>
              </w:rPr>
            </w:pPr>
          </w:p>
        </w:tc>
      </w:tr>
      <w:tr w:rsidR="00497641" w14:paraId="5DAD70AF" w14:textId="77777777">
        <w:trPr>
          <w:trHeight w:val="770"/>
        </w:trPr>
        <w:tc>
          <w:tcPr>
            <w:tcW w:w="2880" w:type="dxa"/>
            <w:tcBorders>
              <w:top w:val="single" w:sz="5" w:space="0" w:color="DDDDDD"/>
              <w:left w:val="nil"/>
              <w:bottom w:val="nil"/>
              <w:right w:val="nil"/>
            </w:tcBorders>
            <w:tcMar>
              <w:top w:w="100" w:type="dxa"/>
              <w:left w:w="100" w:type="dxa"/>
              <w:bottom w:w="100" w:type="dxa"/>
              <w:right w:w="100" w:type="dxa"/>
            </w:tcMar>
          </w:tcPr>
          <w:p w14:paraId="54DC0490" w14:textId="77777777" w:rsidR="00497641" w:rsidRDefault="00497641">
            <w:pPr>
              <w:rPr>
                <w:b/>
                <w:color w:val="3A3A3A"/>
              </w:rPr>
            </w:pPr>
          </w:p>
          <w:p w14:paraId="17A7E05B" w14:textId="77777777" w:rsidR="00497641" w:rsidRDefault="00000000">
            <w:pPr>
              <w:rPr>
                <w:b/>
                <w:color w:val="3A3A3A"/>
              </w:rPr>
            </w:pPr>
            <w:r>
              <w:rPr>
                <w:b/>
                <w:color w:val="3A3A3A"/>
              </w:rPr>
              <w:t>Priority</w:t>
            </w:r>
          </w:p>
          <w:p w14:paraId="1E56C6F2" w14:textId="77777777" w:rsidR="00497641" w:rsidRDefault="00497641">
            <w:pPr>
              <w:rPr>
                <w:b/>
                <w:color w:val="3A3A3A"/>
              </w:rPr>
            </w:pPr>
          </w:p>
        </w:tc>
        <w:tc>
          <w:tcPr>
            <w:tcW w:w="6585" w:type="dxa"/>
            <w:tcBorders>
              <w:top w:val="single" w:sz="5" w:space="0" w:color="DDDDDD"/>
              <w:left w:val="nil"/>
              <w:bottom w:val="nil"/>
              <w:right w:val="nil"/>
            </w:tcBorders>
            <w:tcMar>
              <w:top w:w="100" w:type="dxa"/>
              <w:left w:w="100" w:type="dxa"/>
              <w:bottom w:w="100" w:type="dxa"/>
              <w:right w:w="100" w:type="dxa"/>
            </w:tcMar>
          </w:tcPr>
          <w:p w14:paraId="021AFB20" w14:textId="77777777" w:rsidR="00497641" w:rsidRDefault="00497641">
            <w:pPr>
              <w:rPr>
                <w:color w:val="3A3A3A"/>
              </w:rPr>
            </w:pPr>
          </w:p>
          <w:p w14:paraId="6020997E" w14:textId="77777777" w:rsidR="00497641" w:rsidRDefault="00000000">
            <w:pPr>
              <w:rPr>
                <w:color w:val="3A3A3A"/>
              </w:rPr>
            </w:pPr>
            <w:r>
              <w:rPr>
                <w:color w:val="3A3A3A"/>
              </w:rPr>
              <w:t>High</w:t>
            </w:r>
          </w:p>
        </w:tc>
      </w:tr>
      <w:tr w:rsidR="00497641" w14:paraId="286A6001" w14:textId="77777777">
        <w:trPr>
          <w:trHeight w:val="770"/>
        </w:trPr>
        <w:tc>
          <w:tcPr>
            <w:tcW w:w="2880" w:type="dxa"/>
            <w:tcBorders>
              <w:top w:val="single" w:sz="5" w:space="0" w:color="DDDDDD"/>
              <w:left w:val="nil"/>
              <w:bottom w:val="nil"/>
              <w:right w:val="nil"/>
            </w:tcBorders>
            <w:shd w:val="clear" w:color="auto" w:fill="F3F3F3"/>
            <w:tcMar>
              <w:top w:w="100" w:type="dxa"/>
              <w:left w:w="100" w:type="dxa"/>
              <w:bottom w:w="100" w:type="dxa"/>
              <w:right w:w="100" w:type="dxa"/>
            </w:tcMar>
          </w:tcPr>
          <w:p w14:paraId="61C8C85B" w14:textId="77777777" w:rsidR="00497641" w:rsidRDefault="00000000">
            <w:pPr>
              <w:rPr>
                <w:color w:val="3A3A3A"/>
              </w:rPr>
            </w:pPr>
            <w:r>
              <w:rPr>
                <w:b/>
                <w:color w:val="3A3A3A"/>
              </w:rPr>
              <w:t>Environment</w:t>
            </w:r>
          </w:p>
        </w:tc>
        <w:tc>
          <w:tcPr>
            <w:tcW w:w="6585" w:type="dxa"/>
            <w:tcBorders>
              <w:top w:val="single" w:sz="5" w:space="0" w:color="DDDDDD"/>
              <w:left w:val="nil"/>
              <w:bottom w:val="nil"/>
              <w:right w:val="nil"/>
            </w:tcBorders>
            <w:shd w:val="clear" w:color="auto" w:fill="F3F3F3"/>
            <w:tcMar>
              <w:top w:w="100" w:type="dxa"/>
              <w:left w:w="100" w:type="dxa"/>
              <w:bottom w:w="100" w:type="dxa"/>
              <w:right w:w="100" w:type="dxa"/>
            </w:tcMar>
          </w:tcPr>
          <w:p w14:paraId="6EBB42A4" w14:textId="77777777" w:rsidR="00497641" w:rsidRDefault="00000000">
            <w:pPr>
              <w:rPr>
                <w:color w:val="3A3A3A"/>
              </w:rPr>
            </w:pPr>
            <w:r>
              <w:rPr>
                <w:color w:val="3A3A3A"/>
              </w:rPr>
              <w:t>OS: Windows (x86) 11</w:t>
            </w:r>
          </w:p>
          <w:p w14:paraId="20F889E3" w14:textId="77777777" w:rsidR="00497641" w:rsidRDefault="00000000">
            <w:pPr>
              <w:rPr>
                <w:color w:val="3A3A3A"/>
              </w:rPr>
            </w:pPr>
            <w:r>
              <w:rPr>
                <w:color w:val="3A3A3A"/>
              </w:rPr>
              <w:t>Browser: Chrome 124.0.6367.208</w:t>
            </w:r>
          </w:p>
          <w:p w14:paraId="79CE8A20" w14:textId="77777777" w:rsidR="00497641" w:rsidRDefault="00000000">
            <w:pPr>
              <w:rPr>
                <w:color w:val="3A3A3A"/>
              </w:rPr>
            </w:pPr>
            <w:r>
              <w:rPr>
                <w:color w:val="3A3A3A"/>
              </w:rPr>
              <w:t>Window size: 1536x730</w:t>
            </w:r>
          </w:p>
          <w:p w14:paraId="0395E477" w14:textId="77777777" w:rsidR="00497641" w:rsidRDefault="00000000">
            <w:pPr>
              <w:rPr>
                <w:color w:val="3A3A3A"/>
              </w:rPr>
            </w:pPr>
            <w:r>
              <w:rPr>
                <w:color w:val="3A3A3A"/>
              </w:rPr>
              <w:t>Device: HP Laptop</w:t>
            </w:r>
          </w:p>
        </w:tc>
      </w:tr>
    </w:tbl>
    <w:p w14:paraId="13F1D7BD" w14:textId="77777777" w:rsidR="00497641" w:rsidRDefault="00497641"/>
    <w:p w14:paraId="3FEE2B2D" w14:textId="77777777" w:rsidR="00497641" w:rsidRDefault="00497641"/>
    <w:p w14:paraId="2EFB3C0F" w14:textId="77777777" w:rsidR="00497641" w:rsidRDefault="00497641"/>
    <w:p w14:paraId="773BD5B3" w14:textId="77777777" w:rsidR="00497641" w:rsidRDefault="00497641"/>
    <w:p w14:paraId="4D823474" w14:textId="77B6D461" w:rsidR="00497641" w:rsidRDefault="00EE3107">
      <w:r>
        <w:rPr>
          <w:b/>
          <w:noProof/>
          <w:color w:val="38761D"/>
          <w:sz w:val="26"/>
          <w:szCs w:val="26"/>
          <w:u w:val="single"/>
        </w:rPr>
        <mc:AlternateContent>
          <mc:Choice Requires="wps">
            <w:drawing>
              <wp:anchor distT="0" distB="0" distL="114300" distR="114300" simplePos="0" relativeHeight="251686912" behindDoc="0" locked="0" layoutInCell="1" allowOverlap="1" wp14:anchorId="3BFE81FA" wp14:editId="2DCD2DA9">
                <wp:simplePos x="0" y="0"/>
                <wp:positionH relativeFrom="column">
                  <wp:posOffset>0</wp:posOffset>
                </wp:positionH>
                <wp:positionV relativeFrom="paragraph">
                  <wp:posOffset>37465</wp:posOffset>
                </wp:positionV>
                <wp:extent cx="5985163" cy="0"/>
                <wp:effectExtent l="38100" t="38100" r="73025" b="95250"/>
                <wp:wrapNone/>
                <wp:docPr id="1595891631" name="Straight Connector 21"/>
                <wp:cNvGraphicFramePr/>
                <a:graphic xmlns:a="http://schemas.openxmlformats.org/drawingml/2006/main">
                  <a:graphicData uri="http://schemas.microsoft.com/office/word/2010/wordprocessingShape">
                    <wps:wsp>
                      <wps:cNvCnPr/>
                      <wps:spPr>
                        <a:xfrm>
                          <a:off x="0" y="0"/>
                          <a:ext cx="598516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32C5B52" id="Straight Connector 21"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0,2.95pt" to="471.2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" strokecolor="#4f81bd [3204]" strokeweight="2pt">
                <v:shadow on="t" color="black" opacity="24903f" origin=",.5" offset="0,.55556mm"/>
              </v:line>
            </w:pict>
          </mc:Fallback>
        </mc:AlternateContent>
      </w:r>
    </w:p>
    <w:p w14:paraId="17232CDF" w14:textId="77777777" w:rsidR="00497641" w:rsidRDefault="00497641"/>
    <w:p w14:paraId="3B7D1B9D" w14:textId="77777777" w:rsidR="00497641" w:rsidRDefault="00497641"/>
    <w:p w14:paraId="14E5AEEB" w14:textId="77777777" w:rsidR="001628F9" w:rsidRDefault="001628F9">
      <w:pPr>
        <w:rPr>
          <w:b/>
          <w:color w:val="38761D"/>
          <w:sz w:val="26"/>
          <w:szCs w:val="26"/>
          <w:u w:val="single"/>
        </w:rPr>
      </w:pPr>
    </w:p>
    <w:p w14:paraId="49991D24" w14:textId="33BDD6C9" w:rsidR="00497641" w:rsidRDefault="00000000">
      <w:pPr>
        <w:rPr>
          <w:b/>
          <w:color w:val="38761D"/>
          <w:sz w:val="26"/>
          <w:szCs w:val="26"/>
          <w:u w:val="single"/>
        </w:rPr>
      </w:pPr>
      <w:r>
        <w:rPr>
          <w:b/>
          <w:color w:val="38761D"/>
          <w:sz w:val="26"/>
          <w:szCs w:val="26"/>
          <w:u w:val="single"/>
        </w:rPr>
        <w:lastRenderedPageBreak/>
        <w:t xml:space="preserve">Report: </w:t>
      </w:r>
      <w:r w:rsidR="001628F9">
        <w:rPr>
          <w:b/>
          <w:color w:val="38761D"/>
          <w:sz w:val="26"/>
          <w:szCs w:val="26"/>
          <w:u w:val="single"/>
        </w:rPr>
        <w:t>10</w:t>
      </w:r>
    </w:p>
    <w:p w14:paraId="672DB332" w14:textId="77777777" w:rsidR="001628F9" w:rsidRDefault="001628F9">
      <w:pPr>
        <w:rPr>
          <w:b/>
          <w:color w:val="38761D"/>
          <w:sz w:val="26"/>
          <w:szCs w:val="26"/>
          <w:u w:val="single"/>
        </w:rPr>
      </w:pPr>
    </w:p>
    <w:p w14:paraId="11FFD662" w14:textId="77777777" w:rsidR="00497641" w:rsidRDefault="00000000">
      <w:pPr>
        <w:rPr>
          <w:b/>
        </w:rPr>
      </w:pPr>
      <w:r>
        <w:rPr>
          <w:b/>
        </w:rPr>
        <w:t>Component / Module: Sign up page/ Password Field</w:t>
      </w:r>
    </w:p>
    <w:p w14:paraId="1ED01B16" w14:textId="77777777" w:rsidR="00497641" w:rsidRDefault="00000000">
      <w:pPr>
        <w:rPr>
          <w:b/>
        </w:rPr>
      </w:pPr>
      <w:r>
        <w:rPr>
          <w:b/>
        </w:rPr>
        <w:t xml:space="preserve">Reporter: </w:t>
      </w:r>
      <w:r>
        <w:rPr>
          <w:b/>
        </w:rPr>
        <w:tab/>
      </w:r>
      <w:r>
        <w:rPr>
          <w:b/>
        </w:rPr>
        <w:tab/>
        <w:t>Swastika Thapa</w:t>
      </w:r>
    </w:p>
    <w:p w14:paraId="30ABD849" w14:textId="77777777" w:rsidR="00497641" w:rsidRDefault="00000000">
      <w:pPr>
        <w:rPr>
          <w:b/>
        </w:rPr>
      </w:pPr>
      <w:r>
        <w:rPr>
          <w:b/>
        </w:rPr>
        <w:t xml:space="preserve">Date: </w:t>
      </w:r>
      <w:r>
        <w:rPr>
          <w:b/>
        </w:rPr>
        <w:tab/>
      </w:r>
      <w:r>
        <w:rPr>
          <w:b/>
        </w:rPr>
        <w:tab/>
      </w:r>
      <w:r>
        <w:rPr>
          <w:b/>
        </w:rPr>
        <w:tab/>
        <w:t>26-05-2024</w:t>
      </w:r>
    </w:p>
    <w:p w14:paraId="4B953253" w14:textId="25EC5CF4" w:rsidR="00497641" w:rsidRDefault="00000000">
      <w:r>
        <w:rPr>
          <w:b/>
        </w:rPr>
        <w:t>Reviewer:</w:t>
      </w:r>
      <w:r>
        <w:rPr>
          <w:b/>
        </w:rPr>
        <w:tab/>
      </w:r>
      <w:r>
        <w:rPr>
          <w:b/>
        </w:rPr>
        <w:tab/>
      </w:r>
      <w:r w:rsidR="00EE3107">
        <w:rPr>
          <w:b/>
        </w:rPr>
        <w:t>Paramananda</w:t>
      </w:r>
      <w:r>
        <w:rPr>
          <w:b/>
        </w:rPr>
        <w:t xml:space="preserve"> Lal Karn</w:t>
      </w:r>
    </w:p>
    <w:p w14:paraId="35B870C5" w14:textId="77777777" w:rsidR="00497641" w:rsidRDefault="00497641"/>
    <w:tbl>
      <w:tblPr>
        <w:tblStyle w:val="a7"/>
        <w:tblW w:w="946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3075"/>
        <w:gridCol w:w="6390"/>
      </w:tblGrid>
      <w:tr w:rsidR="00497641" w14:paraId="4E2CD58E" w14:textId="77777777">
        <w:trPr>
          <w:trHeight w:val="992"/>
        </w:trPr>
        <w:tc>
          <w:tcPr>
            <w:tcW w:w="3075" w:type="dxa"/>
            <w:tcBorders>
              <w:top w:val="nil"/>
              <w:left w:val="nil"/>
              <w:bottom w:val="nil"/>
              <w:right w:val="nil"/>
            </w:tcBorders>
            <w:shd w:val="clear" w:color="auto" w:fill="F3F3F3"/>
            <w:tcMar>
              <w:top w:w="100" w:type="dxa"/>
              <w:left w:w="100" w:type="dxa"/>
              <w:bottom w:w="100" w:type="dxa"/>
              <w:right w:w="100" w:type="dxa"/>
            </w:tcMar>
          </w:tcPr>
          <w:p w14:paraId="7FCB0E81" w14:textId="77777777" w:rsidR="00497641" w:rsidRDefault="00497641">
            <w:pPr>
              <w:rPr>
                <w:b/>
                <w:color w:val="3A3A3A"/>
              </w:rPr>
            </w:pPr>
          </w:p>
          <w:p w14:paraId="2BF85C02" w14:textId="77777777" w:rsidR="00497641" w:rsidRDefault="00000000">
            <w:pPr>
              <w:rPr>
                <w:b/>
                <w:color w:val="3A3A3A"/>
              </w:rPr>
            </w:pPr>
            <w:r>
              <w:rPr>
                <w:b/>
                <w:color w:val="3A3A3A"/>
              </w:rPr>
              <w:t>Defect ID</w:t>
            </w:r>
          </w:p>
          <w:p w14:paraId="71EE76FD" w14:textId="77777777" w:rsidR="00497641" w:rsidRDefault="00497641">
            <w:pPr>
              <w:rPr>
                <w:b/>
                <w:color w:val="3A3A3A"/>
              </w:rPr>
            </w:pPr>
          </w:p>
        </w:tc>
        <w:tc>
          <w:tcPr>
            <w:tcW w:w="6390" w:type="dxa"/>
            <w:tcBorders>
              <w:top w:val="nil"/>
              <w:left w:val="nil"/>
              <w:bottom w:val="nil"/>
              <w:right w:val="nil"/>
            </w:tcBorders>
            <w:shd w:val="clear" w:color="auto" w:fill="F3F3F3"/>
            <w:tcMar>
              <w:top w:w="100" w:type="dxa"/>
              <w:left w:w="100" w:type="dxa"/>
              <w:bottom w:w="100" w:type="dxa"/>
              <w:right w:w="100" w:type="dxa"/>
            </w:tcMar>
          </w:tcPr>
          <w:p w14:paraId="6457C5F0" w14:textId="77777777" w:rsidR="00497641" w:rsidRDefault="00497641">
            <w:pPr>
              <w:rPr>
                <w:color w:val="3A3A3A"/>
              </w:rPr>
            </w:pPr>
          </w:p>
          <w:p w14:paraId="1651761C" w14:textId="77777777" w:rsidR="00497641" w:rsidRDefault="00000000">
            <w:pPr>
              <w:rPr>
                <w:color w:val="3A3A3A"/>
              </w:rPr>
            </w:pPr>
            <w:r>
              <w:rPr>
                <w:color w:val="3A3A3A"/>
              </w:rPr>
              <w:t>TC_110</w:t>
            </w:r>
          </w:p>
        </w:tc>
      </w:tr>
      <w:tr w:rsidR="00497641" w14:paraId="710FB235"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29098A12" w14:textId="77777777" w:rsidR="00497641" w:rsidRDefault="00497641">
            <w:pPr>
              <w:rPr>
                <w:b/>
                <w:color w:val="3A3A3A"/>
              </w:rPr>
            </w:pPr>
          </w:p>
          <w:p w14:paraId="6E029413" w14:textId="77777777" w:rsidR="00497641" w:rsidRDefault="00000000">
            <w:pPr>
              <w:rPr>
                <w:color w:val="3A3A3A"/>
              </w:rPr>
            </w:pPr>
            <w:r>
              <w:rPr>
                <w:b/>
                <w:color w:val="3A3A3A"/>
              </w:rPr>
              <w:t>Defect Title</w:t>
            </w:r>
          </w:p>
        </w:tc>
        <w:tc>
          <w:tcPr>
            <w:tcW w:w="6390" w:type="dxa"/>
            <w:tcBorders>
              <w:top w:val="single" w:sz="5" w:space="0" w:color="DDDDDD"/>
              <w:left w:val="nil"/>
              <w:bottom w:val="nil"/>
              <w:right w:val="nil"/>
            </w:tcBorders>
            <w:tcMar>
              <w:top w:w="100" w:type="dxa"/>
              <w:left w:w="100" w:type="dxa"/>
              <w:bottom w:w="100" w:type="dxa"/>
              <w:right w:w="100" w:type="dxa"/>
            </w:tcMar>
          </w:tcPr>
          <w:p w14:paraId="73F79E4D" w14:textId="77777777" w:rsidR="00497641" w:rsidRDefault="00497641">
            <w:pPr>
              <w:rPr>
                <w:color w:val="3A3A3A"/>
              </w:rPr>
            </w:pPr>
          </w:p>
          <w:p w14:paraId="7D80E47C" w14:textId="77777777" w:rsidR="00497641" w:rsidRDefault="00000000">
            <w:pPr>
              <w:rPr>
                <w:color w:val="3A3A3A"/>
              </w:rPr>
            </w:pPr>
            <w:r>
              <w:rPr>
                <w:color w:val="3A3A3A"/>
              </w:rPr>
              <w:t xml:space="preserve">Passwords are not limited in length. </w:t>
            </w:r>
          </w:p>
          <w:p w14:paraId="54CA5445" w14:textId="77777777" w:rsidR="00497641" w:rsidRDefault="00497641">
            <w:pPr>
              <w:rPr>
                <w:color w:val="3A3A3A"/>
              </w:rPr>
            </w:pPr>
          </w:p>
        </w:tc>
      </w:tr>
      <w:tr w:rsidR="00497641" w14:paraId="30792A17"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02347E9D" w14:textId="77777777" w:rsidR="00497641" w:rsidRDefault="00497641">
            <w:pPr>
              <w:rPr>
                <w:b/>
                <w:color w:val="3A3A3A"/>
              </w:rPr>
            </w:pPr>
          </w:p>
          <w:p w14:paraId="32E9FB1E" w14:textId="77777777" w:rsidR="00497641" w:rsidRDefault="00000000">
            <w:pPr>
              <w:rPr>
                <w:b/>
                <w:color w:val="3A3A3A"/>
              </w:rPr>
            </w:pPr>
            <w:r>
              <w:rPr>
                <w:b/>
                <w:color w:val="3A3A3A"/>
              </w:rPr>
              <w:t>Module affected</w:t>
            </w:r>
          </w:p>
          <w:p w14:paraId="55537C93"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7EDEF99A" w14:textId="77777777" w:rsidR="00497641" w:rsidRDefault="00497641">
            <w:pPr>
              <w:rPr>
                <w:color w:val="3A3A3A"/>
              </w:rPr>
            </w:pPr>
          </w:p>
          <w:p w14:paraId="4B1A7FDB" w14:textId="77777777" w:rsidR="00497641" w:rsidRDefault="00000000">
            <w:pPr>
              <w:rPr>
                <w:color w:val="3A3A3A"/>
              </w:rPr>
            </w:pPr>
            <w:r>
              <w:rPr>
                <w:color w:val="3A3A3A"/>
              </w:rPr>
              <w:t>Sign up page/ Password Field</w:t>
            </w:r>
          </w:p>
          <w:p w14:paraId="52A7D896" w14:textId="77777777" w:rsidR="00497641" w:rsidRDefault="00497641">
            <w:pPr>
              <w:rPr>
                <w:color w:val="3A3A3A"/>
              </w:rPr>
            </w:pPr>
          </w:p>
          <w:p w14:paraId="0C2CDF24" w14:textId="77777777" w:rsidR="00497641" w:rsidRDefault="00497641">
            <w:pPr>
              <w:rPr>
                <w:color w:val="3A3A3A"/>
              </w:rPr>
            </w:pPr>
          </w:p>
        </w:tc>
      </w:tr>
      <w:tr w:rsidR="00497641" w14:paraId="53B97350"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33508F2B" w14:textId="77777777" w:rsidR="00497641" w:rsidRDefault="00497641">
            <w:pPr>
              <w:rPr>
                <w:b/>
                <w:color w:val="3A3A3A"/>
              </w:rPr>
            </w:pPr>
          </w:p>
          <w:p w14:paraId="34914428" w14:textId="77777777" w:rsidR="00497641" w:rsidRDefault="00000000">
            <w:pPr>
              <w:rPr>
                <w:b/>
                <w:color w:val="3A3A3A"/>
              </w:rPr>
            </w:pPr>
            <w:r>
              <w:rPr>
                <w:b/>
                <w:color w:val="3A3A3A"/>
              </w:rPr>
              <w:t>Reporter</w:t>
            </w:r>
          </w:p>
        </w:tc>
        <w:tc>
          <w:tcPr>
            <w:tcW w:w="6390" w:type="dxa"/>
            <w:tcBorders>
              <w:top w:val="single" w:sz="5" w:space="0" w:color="DDDDDD"/>
              <w:left w:val="nil"/>
              <w:bottom w:val="nil"/>
              <w:right w:val="nil"/>
            </w:tcBorders>
            <w:tcMar>
              <w:top w:w="100" w:type="dxa"/>
              <w:left w:w="100" w:type="dxa"/>
              <w:bottom w:w="100" w:type="dxa"/>
              <w:right w:w="100" w:type="dxa"/>
            </w:tcMar>
          </w:tcPr>
          <w:p w14:paraId="43F07CB6" w14:textId="77777777" w:rsidR="00497641" w:rsidRDefault="00497641">
            <w:pPr>
              <w:rPr>
                <w:color w:val="3A3A3A"/>
              </w:rPr>
            </w:pPr>
          </w:p>
          <w:p w14:paraId="7BED2536" w14:textId="77777777" w:rsidR="00497641" w:rsidRDefault="00000000">
            <w:pPr>
              <w:rPr>
                <w:color w:val="3A3A3A"/>
              </w:rPr>
            </w:pPr>
            <w:r>
              <w:rPr>
                <w:color w:val="3A3A3A"/>
              </w:rPr>
              <w:t>Swastika Thapa</w:t>
            </w:r>
          </w:p>
        </w:tc>
      </w:tr>
      <w:tr w:rsidR="00497641" w14:paraId="08F2986E"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0C89B715" w14:textId="77777777" w:rsidR="00497641" w:rsidRDefault="00497641">
            <w:pPr>
              <w:rPr>
                <w:b/>
                <w:color w:val="3A3A3A"/>
              </w:rPr>
            </w:pPr>
          </w:p>
          <w:p w14:paraId="1A414D24" w14:textId="77777777" w:rsidR="00497641" w:rsidRDefault="00000000">
            <w:pPr>
              <w:rPr>
                <w:b/>
                <w:color w:val="3A3A3A"/>
              </w:rPr>
            </w:pPr>
            <w:r>
              <w:rPr>
                <w:b/>
                <w:color w:val="3A3A3A"/>
              </w:rPr>
              <w:t>Reported on</w:t>
            </w:r>
          </w:p>
          <w:p w14:paraId="56390D82"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65C80D3D" w14:textId="77777777" w:rsidR="00497641" w:rsidRDefault="00497641">
            <w:pPr>
              <w:rPr>
                <w:color w:val="3A3A3A"/>
              </w:rPr>
            </w:pPr>
          </w:p>
          <w:p w14:paraId="46B0D545" w14:textId="77777777" w:rsidR="00497641" w:rsidRDefault="00000000">
            <w:pPr>
              <w:rPr>
                <w:color w:val="3A3A3A"/>
              </w:rPr>
            </w:pPr>
            <w:r>
              <w:rPr>
                <w:color w:val="3A3A3A"/>
              </w:rPr>
              <w:t>26-05-2024</w:t>
            </w:r>
          </w:p>
        </w:tc>
      </w:tr>
      <w:tr w:rsidR="00497641" w14:paraId="23A51557"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5DCE57B3" w14:textId="77777777" w:rsidR="00497641" w:rsidRDefault="00497641">
            <w:pPr>
              <w:rPr>
                <w:b/>
                <w:color w:val="3A3A3A"/>
              </w:rPr>
            </w:pPr>
          </w:p>
          <w:p w14:paraId="50076084" w14:textId="77777777" w:rsidR="00497641" w:rsidRDefault="00000000">
            <w:pPr>
              <w:rPr>
                <w:b/>
                <w:color w:val="3A3A3A"/>
              </w:rPr>
            </w:pPr>
            <w:r>
              <w:rPr>
                <w:b/>
                <w:color w:val="3A3A3A"/>
              </w:rPr>
              <w:t>Status</w:t>
            </w:r>
          </w:p>
          <w:p w14:paraId="460E96C6"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38BAF635" w14:textId="77777777" w:rsidR="00497641" w:rsidRDefault="00497641">
            <w:pPr>
              <w:rPr>
                <w:color w:val="3A3A3A"/>
              </w:rPr>
            </w:pPr>
          </w:p>
          <w:p w14:paraId="778425A5" w14:textId="77777777" w:rsidR="00497641" w:rsidRDefault="00000000">
            <w:pPr>
              <w:rPr>
                <w:color w:val="3A3A3A"/>
              </w:rPr>
            </w:pPr>
            <w:r>
              <w:rPr>
                <w:color w:val="3A3A3A"/>
              </w:rPr>
              <w:t>New</w:t>
            </w:r>
          </w:p>
        </w:tc>
      </w:tr>
      <w:tr w:rsidR="00497641" w14:paraId="57A4E1E9"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0F3081C0" w14:textId="77777777" w:rsidR="00497641" w:rsidRDefault="00497641">
            <w:pPr>
              <w:rPr>
                <w:b/>
                <w:color w:val="3A3A3A"/>
              </w:rPr>
            </w:pPr>
          </w:p>
          <w:p w14:paraId="52EE5FBE" w14:textId="77777777" w:rsidR="00497641" w:rsidRDefault="00000000">
            <w:pPr>
              <w:rPr>
                <w:b/>
                <w:color w:val="3A3A3A"/>
              </w:rPr>
            </w:pPr>
            <w:r>
              <w:rPr>
                <w:b/>
                <w:color w:val="3A3A3A"/>
              </w:rPr>
              <w:t>Assigned To</w:t>
            </w:r>
          </w:p>
          <w:p w14:paraId="1DDBD052"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14D39A88" w14:textId="77777777" w:rsidR="00497641" w:rsidRDefault="00497641">
            <w:pPr>
              <w:rPr>
                <w:color w:val="3A3A3A"/>
              </w:rPr>
            </w:pPr>
          </w:p>
          <w:p w14:paraId="14DC047D" w14:textId="77777777" w:rsidR="00497641" w:rsidRDefault="00000000">
            <w:pPr>
              <w:rPr>
                <w:color w:val="3A3A3A"/>
              </w:rPr>
            </w:pPr>
            <w:r>
              <w:rPr>
                <w:color w:val="3A3A3A"/>
              </w:rPr>
              <w:t>Developer ABC</w:t>
            </w:r>
          </w:p>
        </w:tc>
      </w:tr>
      <w:tr w:rsidR="00497641" w14:paraId="5401292F" w14:textId="77777777">
        <w:trPr>
          <w:trHeight w:val="1965"/>
        </w:trPr>
        <w:tc>
          <w:tcPr>
            <w:tcW w:w="3075" w:type="dxa"/>
            <w:tcBorders>
              <w:top w:val="single" w:sz="5" w:space="0" w:color="DDDDDD"/>
              <w:left w:val="nil"/>
              <w:bottom w:val="nil"/>
              <w:right w:val="nil"/>
            </w:tcBorders>
            <w:tcMar>
              <w:top w:w="100" w:type="dxa"/>
              <w:left w:w="100" w:type="dxa"/>
              <w:bottom w:w="100" w:type="dxa"/>
              <w:right w:w="100" w:type="dxa"/>
            </w:tcMar>
          </w:tcPr>
          <w:p w14:paraId="6B7B91D1" w14:textId="77777777" w:rsidR="00497641" w:rsidRDefault="00497641">
            <w:pPr>
              <w:rPr>
                <w:b/>
                <w:color w:val="3A3A3A"/>
              </w:rPr>
            </w:pPr>
          </w:p>
          <w:p w14:paraId="7E95E786" w14:textId="77777777" w:rsidR="00497641" w:rsidRDefault="00497641">
            <w:pPr>
              <w:rPr>
                <w:b/>
                <w:color w:val="3A3A3A"/>
              </w:rPr>
            </w:pPr>
          </w:p>
          <w:p w14:paraId="57DFEF66" w14:textId="77777777" w:rsidR="00497641" w:rsidRDefault="00000000">
            <w:pPr>
              <w:rPr>
                <w:color w:val="3A3A3A"/>
              </w:rPr>
            </w:pPr>
            <w:r>
              <w:rPr>
                <w:b/>
                <w:color w:val="3A3A3A"/>
              </w:rPr>
              <w:t>Defect Description</w:t>
            </w:r>
          </w:p>
        </w:tc>
        <w:tc>
          <w:tcPr>
            <w:tcW w:w="6390" w:type="dxa"/>
            <w:tcBorders>
              <w:top w:val="single" w:sz="5" w:space="0" w:color="DDDDDD"/>
              <w:left w:val="nil"/>
              <w:bottom w:val="nil"/>
              <w:right w:val="nil"/>
            </w:tcBorders>
            <w:tcMar>
              <w:top w:w="100" w:type="dxa"/>
              <w:left w:w="100" w:type="dxa"/>
              <w:bottom w:w="100" w:type="dxa"/>
              <w:right w:w="100" w:type="dxa"/>
            </w:tcMar>
          </w:tcPr>
          <w:p w14:paraId="44EFEF4D" w14:textId="77777777" w:rsidR="00497641" w:rsidRDefault="00497641">
            <w:pPr>
              <w:rPr>
                <w:color w:val="3A3A3A"/>
              </w:rPr>
            </w:pPr>
          </w:p>
          <w:p w14:paraId="43BC2F3E" w14:textId="77777777" w:rsidR="00497641" w:rsidRDefault="00000000">
            <w:pPr>
              <w:jc w:val="both"/>
              <w:rPr>
                <w:color w:val="3A3A3A"/>
              </w:rPr>
            </w:pPr>
            <w:r>
              <w:rPr>
                <w:color w:val="3A3A3A"/>
              </w:rPr>
              <w:t xml:space="preserve">There is no limit on how long a password can be. This means </w:t>
            </w:r>
          </w:p>
          <w:p w14:paraId="256D484C" w14:textId="77777777" w:rsidR="00497641" w:rsidRDefault="00000000">
            <w:pPr>
              <w:jc w:val="both"/>
              <w:rPr>
                <w:color w:val="3A3A3A"/>
              </w:rPr>
            </w:pPr>
            <w:r>
              <w:rPr>
                <w:color w:val="3A3A3A"/>
              </w:rPr>
              <w:t>users can create very long passwords.</w:t>
            </w:r>
          </w:p>
          <w:p w14:paraId="6C7B5F3A" w14:textId="77777777" w:rsidR="00497641" w:rsidRDefault="00497641">
            <w:pPr>
              <w:jc w:val="both"/>
              <w:rPr>
                <w:color w:val="3A3A3A"/>
              </w:rPr>
            </w:pPr>
          </w:p>
        </w:tc>
      </w:tr>
      <w:tr w:rsidR="00497641" w14:paraId="7C14DE1F" w14:textId="77777777">
        <w:trPr>
          <w:trHeight w:val="1545"/>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4B95C651" w14:textId="77777777" w:rsidR="00497641" w:rsidRDefault="00497641">
            <w:pPr>
              <w:rPr>
                <w:b/>
                <w:color w:val="3A3A3A"/>
              </w:rPr>
            </w:pPr>
          </w:p>
          <w:p w14:paraId="4BE5EDE3" w14:textId="77777777" w:rsidR="00497641" w:rsidRDefault="00000000">
            <w:pPr>
              <w:rPr>
                <w:color w:val="3A3A3A"/>
              </w:rPr>
            </w:pPr>
            <w:r>
              <w:rPr>
                <w:b/>
                <w:color w:val="3A3A3A"/>
              </w:rPr>
              <w:t>Steps to reproduce</w:t>
            </w:r>
          </w:p>
          <w:p w14:paraId="4EE3FCD9"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1B67F371" w14:textId="77777777" w:rsidR="00497641" w:rsidRDefault="00497641">
            <w:pPr>
              <w:ind w:left="720"/>
              <w:rPr>
                <w:color w:val="3A3A3A"/>
              </w:rPr>
            </w:pPr>
          </w:p>
          <w:p w14:paraId="7DF2EB06" w14:textId="77777777" w:rsidR="00497641" w:rsidRDefault="00000000">
            <w:pPr>
              <w:rPr>
                <w:color w:val="3A3A3A"/>
              </w:rPr>
            </w:pPr>
            <w:r>
              <w:rPr>
                <w:color w:val="3A3A3A"/>
              </w:rPr>
              <w:t>1. Open the website with valid URL</w:t>
            </w:r>
          </w:p>
          <w:p w14:paraId="6B2F2F20" w14:textId="77777777" w:rsidR="00497641" w:rsidRDefault="00000000">
            <w:pPr>
              <w:rPr>
                <w:color w:val="3A3A3A"/>
              </w:rPr>
            </w:pPr>
            <w:r>
              <w:rPr>
                <w:color w:val="3A3A3A"/>
              </w:rPr>
              <w:t>2. Navigate to home page.</w:t>
            </w:r>
          </w:p>
          <w:p w14:paraId="0C2FD8D6" w14:textId="77777777" w:rsidR="00497641" w:rsidRDefault="00000000">
            <w:pPr>
              <w:rPr>
                <w:color w:val="3A3A3A"/>
              </w:rPr>
            </w:pPr>
            <w:r>
              <w:rPr>
                <w:color w:val="3A3A3A"/>
              </w:rPr>
              <w:t>3. Click Create an Account link.</w:t>
            </w:r>
          </w:p>
          <w:p w14:paraId="229E471C" w14:textId="77777777" w:rsidR="00497641" w:rsidRDefault="00000000">
            <w:pPr>
              <w:rPr>
                <w:color w:val="3A3A3A"/>
              </w:rPr>
            </w:pPr>
            <w:r>
              <w:rPr>
                <w:color w:val="3A3A3A"/>
              </w:rPr>
              <w:t>4. Enter a long password.</w:t>
            </w:r>
          </w:p>
          <w:p w14:paraId="2D1ACDF2" w14:textId="1985D542" w:rsidR="00497641" w:rsidRDefault="00000000">
            <w:pPr>
              <w:rPr>
                <w:color w:val="3A3A3A"/>
              </w:rPr>
            </w:pPr>
            <w:r>
              <w:rPr>
                <w:color w:val="3A3A3A"/>
              </w:rPr>
              <w:t xml:space="preserve">5. Fill up </w:t>
            </w:r>
            <w:r w:rsidR="00EE3107">
              <w:rPr>
                <w:color w:val="3A3A3A"/>
              </w:rPr>
              <w:t>another</w:t>
            </w:r>
            <w:r>
              <w:rPr>
                <w:color w:val="3A3A3A"/>
              </w:rPr>
              <w:t xml:space="preserve"> field.</w:t>
            </w:r>
          </w:p>
          <w:p w14:paraId="785B8F68" w14:textId="77777777" w:rsidR="00497641" w:rsidRDefault="00000000">
            <w:pPr>
              <w:rPr>
                <w:color w:val="3A3A3A"/>
              </w:rPr>
            </w:pPr>
            <w:r>
              <w:rPr>
                <w:color w:val="3A3A3A"/>
              </w:rPr>
              <w:t>6. Click "</w:t>
            </w:r>
            <w:r>
              <w:rPr>
                <w:b/>
                <w:color w:val="3A3A3A"/>
              </w:rPr>
              <w:t>Create an Account</w:t>
            </w:r>
            <w:r>
              <w:rPr>
                <w:color w:val="3A3A3A"/>
              </w:rPr>
              <w:t>" button.</w:t>
            </w:r>
          </w:p>
          <w:p w14:paraId="6B998875" w14:textId="77777777" w:rsidR="00497641" w:rsidRDefault="00497641">
            <w:pPr>
              <w:rPr>
                <w:color w:val="3A3A3A"/>
              </w:rPr>
            </w:pPr>
          </w:p>
        </w:tc>
      </w:tr>
      <w:tr w:rsidR="00497641" w14:paraId="7D981B4E"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479A4193" w14:textId="77777777" w:rsidR="00497641" w:rsidRDefault="00497641">
            <w:pPr>
              <w:rPr>
                <w:b/>
                <w:color w:val="3A3A3A"/>
              </w:rPr>
            </w:pPr>
          </w:p>
          <w:p w14:paraId="03D2770D" w14:textId="77777777" w:rsidR="00497641" w:rsidRDefault="00497641">
            <w:pPr>
              <w:rPr>
                <w:b/>
                <w:color w:val="3A3A3A"/>
              </w:rPr>
            </w:pPr>
          </w:p>
          <w:p w14:paraId="3C2DEE9C" w14:textId="77777777" w:rsidR="00497641" w:rsidRDefault="00000000">
            <w:pPr>
              <w:rPr>
                <w:b/>
                <w:color w:val="3A3A3A"/>
              </w:rPr>
            </w:pPr>
            <w:r>
              <w:rPr>
                <w:b/>
                <w:color w:val="3A3A3A"/>
              </w:rPr>
              <w:t>Expected Result</w:t>
            </w:r>
          </w:p>
          <w:p w14:paraId="4927BC0D"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14660F59" w14:textId="77777777" w:rsidR="00497641" w:rsidRDefault="00497641">
            <w:pPr>
              <w:rPr>
                <w:color w:val="3A3A3A"/>
              </w:rPr>
            </w:pPr>
          </w:p>
          <w:p w14:paraId="2A678DE5" w14:textId="77777777" w:rsidR="00497641" w:rsidRDefault="00497641">
            <w:pPr>
              <w:rPr>
                <w:color w:val="3A3A3A"/>
              </w:rPr>
            </w:pPr>
          </w:p>
          <w:p w14:paraId="61BB4562" w14:textId="77777777" w:rsidR="00497641" w:rsidRDefault="00000000">
            <w:pPr>
              <w:rPr>
                <w:color w:val="3A3A3A"/>
              </w:rPr>
            </w:pPr>
            <w:r>
              <w:rPr>
                <w:color w:val="3A3A3A"/>
              </w:rPr>
              <w:t>System should have limitation in password.</w:t>
            </w:r>
          </w:p>
          <w:p w14:paraId="6861AD78" w14:textId="77777777" w:rsidR="00497641" w:rsidRDefault="00497641">
            <w:pPr>
              <w:rPr>
                <w:color w:val="3A3A3A"/>
              </w:rPr>
            </w:pPr>
          </w:p>
          <w:p w14:paraId="0648D1E1" w14:textId="77777777" w:rsidR="00497641" w:rsidRDefault="00497641">
            <w:pPr>
              <w:rPr>
                <w:color w:val="3A3A3A"/>
              </w:rPr>
            </w:pPr>
          </w:p>
          <w:p w14:paraId="32A84CD3" w14:textId="77777777" w:rsidR="00497641" w:rsidRDefault="00497641">
            <w:pPr>
              <w:rPr>
                <w:color w:val="3A3A3A"/>
              </w:rPr>
            </w:pPr>
          </w:p>
        </w:tc>
      </w:tr>
      <w:tr w:rsidR="00497641" w14:paraId="54CA8DF9"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4F5C8BAD" w14:textId="77777777" w:rsidR="00497641" w:rsidRDefault="00497641">
            <w:pPr>
              <w:rPr>
                <w:b/>
                <w:color w:val="3A3A3A"/>
              </w:rPr>
            </w:pPr>
          </w:p>
          <w:p w14:paraId="2C674DEE" w14:textId="77777777" w:rsidR="00497641" w:rsidRDefault="00000000">
            <w:pPr>
              <w:rPr>
                <w:color w:val="3A3A3A"/>
              </w:rPr>
            </w:pPr>
            <w:r>
              <w:rPr>
                <w:b/>
                <w:color w:val="3A3A3A"/>
              </w:rPr>
              <w:t>Actual Result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12257463" w14:textId="77777777" w:rsidR="00497641" w:rsidRDefault="00497641">
            <w:pPr>
              <w:rPr>
                <w:color w:val="3A3A3A"/>
              </w:rPr>
            </w:pPr>
          </w:p>
          <w:p w14:paraId="41EEB409" w14:textId="44ABC2CF" w:rsidR="00497641" w:rsidRDefault="00000000">
            <w:pPr>
              <w:rPr>
                <w:color w:val="3A3A3A"/>
              </w:rPr>
            </w:pPr>
            <w:r>
              <w:rPr>
                <w:color w:val="3A3A3A"/>
              </w:rPr>
              <w:t xml:space="preserve">System </w:t>
            </w:r>
            <w:r w:rsidR="00EE3107">
              <w:rPr>
                <w:color w:val="3A3A3A"/>
              </w:rPr>
              <w:t>accepts</w:t>
            </w:r>
            <w:r>
              <w:rPr>
                <w:color w:val="3A3A3A"/>
              </w:rPr>
              <w:t xml:space="preserve"> very long length password. There isn’t length restriction of password.</w:t>
            </w:r>
          </w:p>
          <w:p w14:paraId="7D7D8E57" w14:textId="77777777" w:rsidR="00497641" w:rsidRDefault="00497641">
            <w:pPr>
              <w:rPr>
                <w:color w:val="3A3A3A"/>
              </w:rPr>
            </w:pPr>
          </w:p>
        </w:tc>
      </w:tr>
      <w:tr w:rsidR="00497641" w14:paraId="0F8E8F48" w14:textId="77777777">
        <w:trPr>
          <w:trHeight w:val="3225"/>
        </w:trPr>
        <w:tc>
          <w:tcPr>
            <w:tcW w:w="3075" w:type="dxa"/>
            <w:tcBorders>
              <w:top w:val="single" w:sz="5" w:space="0" w:color="DDDDDD"/>
              <w:left w:val="nil"/>
              <w:bottom w:val="nil"/>
              <w:right w:val="nil"/>
            </w:tcBorders>
            <w:tcMar>
              <w:top w:w="100" w:type="dxa"/>
              <w:left w:w="100" w:type="dxa"/>
              <w:bottom w:w="100" w:type="dxa"/>
              <w:right w:w="100" w:type="dxa"/>
            </w:tcMar>
          </w:tcPr>
          <w:p w14:paraId="79B578B9" w14:textId="77777777" w:rsidR="00497641" w:rsidRDefault="00497641">
            <w:pPr>
              <w:rPr>
                <w:b/>
                <w:color w:val="3A3A3A"/>
              </w:rPr>
            </w:pPr>
          </w:p>
          <w:p w14:paraId="41E5474B" w14:textId="77777777" w:rsidR="00497641" w:rsidRDefault="00000000">
            <w:pPr>
              <w:rPr>
                <w:color w:val="3A3A3A"/>
              </w:rPr>
            </w:pPr>
            <w:r>
              <w:rPr>
                <w:b/>
                <w:color w:val="3A3A3A"/>
              </w:rPr>
              <w:t>Evidence/attachment</w:t>
            </w:r>
          </w:p>
        </w:tc>
        <w:tc>
          <w:tcPr>
            <w:tcW w:w="6390" w:type="dxa"/>
            <w:tcBorders>
              <w:top w:val="single" w:sz="5" w:space="0" w:color="DDDDDD"/>
              <w:left w:val="nil"/>
              <w:bottom w:val="nil"/>
              <w:right w:val="nil"/>
            </w:tcBorders>
            <w:tcMar>
              <w:top w:w="100" w:type="dxa"/>
              <w:left w:w="100" w:type="dxa"/>
              <w:bottom w:w="100" w:type="dxa"/>
              <w:right w:w="100" w:type="dxa"/>
            </w:tcMar>
          </w:tcPr>
          <w:p w14:paraId="13ECEC47" w14:textId="77777777" w:rsidR="00497641" w:rsidRDefault="00000000">
            <w:pPr>
              <w:rPr>
                <w:color w:val="3A3A3A"/>
              </w:rPr>
            </w:pPr>
            <w:r>
              <w:rPr>
                <w:color w:val="3A3A3A"/>
              </w:rPr>
              <w:t xml:space="preserve">SS: </w:t>
            </w:r>
          </w:p>
          <w:p w14:paraId="03312614" w14:textId="59556053" w:rsidR="00497641" w:rsidRDefault="00E23EC2">
            <w:pPr>
              <w:rPr>
                <w:color w:val="3A3A3A"/>
              </w:rPr>
            </w:pPr>
            <w:r>
              <w:rPr>
                <w:noProof/>
                <w:color w:val="3A3A3A"/>
              </w:rPr>
              <mc:AlternateContent>
                <mc:Choice Requires="wps">
                  <w:drawing>
                    <wp:anchor distT="0" distB="0" distL="114300" distR="114300" simplePos="0" relativeHeight="251687936" behindDoc="0" locked="0" layoutInCell="1" allowOverlap="1" wp14:anchorId="3B5D27E5" wp14:editId="591240D1">
                      <wp:simplePos x="0" y="0"/>
                      <wp:positionH relativeFrom="column">
                        <wp:posOffset>-36657</wp:posOffset>
                      </wp:positionH>
                      <wp:positionV relativeFrom="paragraph">
                        <wp:posOffset>2341822</wp:posOffset>
                      </wp:positionV>
                      <wp:extent cx="3643746" cy="1219200"/>
                      <wp:effectExtent l="57150" t="19050" r="71120" b="95250"/>
                      <wp:wrapNone/>
                      <wp:docPr id="1796462844" name="Rectangle 24"/>
                      <wp:cNvGraphicFramePr/>
                      <a:graphic xmlns:a="http://schemas.openxmlformats.org/drawingml/2006/main">
                        <a:graphicData uri="http://schemas.microsoft.com/office/word/2010/wordprocessingShape">
                          <wps:wsp>
                            <wps:cNvSpPr/>
                            <wps:spPr>
                              <a:xfrm>
                                <a:off x="0" y="0"/>
                                <a:ext cx="3643746" cy="1219200"/>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E2DF41" id="Rectangle 24" o:spid="_x0000_s1026" style="position:absolute;margin-left:-2.9pt;margin-top:184.4pt;width:286.9pt;height:9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" filled="f" strokecolor="red" strokeweight="1pt">
                      <v:shadow on="t" color="black" opacity="22937f" origin=",.5" offset="0,.63889mm"/>
                    </v:rect>
                  </w:pict>
                </mc:Fallback>
              </mc:AlternateContent>
            </w:r>
            <w:r w:rsidR="00000000">
              <w:rPr>
                <w:noProof/>
                <w:color w:val="3A3A3A"/>
              </w:rPr>
              <w:drawing>
                <wp:inline distT="114300" distB="114300" distL="114300" distR="114300" wp14:anchorId="7E0667D3" wp14:editId="56CA0B94">
                  <wp:extent cx="3924300" cy="35052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924300" cy="3505200"/>
                          </a:xfrm>
                          <a:prstGeom prst="rect">
                            <a:avLst/>
                          </a:prstGeom>
                          <a:ln/>
                        </pic:spPr>
                      </pic:pic>
                    </a:graphicData>
                  </a:graphic>
                </wp:inline>
              </w:drawing>
            </w:r>
          </w:p>
        </w:tc>
      </w:tr>
      <w:tr w:rsidR="00497641" w14:paraId="2AD99134"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6B1B719B" w14:textId="77777777" w:rsidR="00497641" w:rsidRDefault="00497641">
            <w:pPr>
              <w:rPr>
                <w:b/>
                <w:color w:val="3A3A3A"/>
              </w:rPr>
            </w:pPr>
          </w:p>
          <w:p w14:paraId="16E23DD9" w14:textId="77777777" w:rsidR="00497641" w:rsidRDefault="00000000">
            <w:pPr>
              <w:rPr>
                <w:b/>
                <w:color w:val="3A3A3A"/>
              </w:rPr>
            </w:pPr>
            <w:r>
              <w:rPr>
                <w:b/>
                <w:color w:val="3A3A3A"/>
              </w:rPr>
              <w:t>Severity</w:t>
            </w:r>
          </w:p>
          <w:p w14:paraId="006B6F19"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3491CD93" w14:textId="77777777" w:rsidR="00497641" w:rsidRDefault="00497641">
            <w:pPr>
              <w:rPr>
                <w:color w:val="3A3A3A"/>
              </w:rPr>
            </w:pPr>
          </w:p>
          <w:p w14:paraId="588862C8" w14:textId="77777777" w:rsidR="00497641" w:rsidRDefault="00000000">
            <w:pPr>
              <w:rPr>
                <w:color w:val="3A3A3A"/>
              </w:rPr>
            </w:pPr>
            <w:r>
              <w:rPr>
                <w:color w:val="3A3A3A"/>
              </w:rPr>
              <w:t>Low</w:t>
            </w:r>
          </w:p>
          <w:p w14:paraId="03428AF5" w14:textId="77777777" w:rsidR="00497641" w:rsidRDefault="00497641">
            <w:pPr>
              <w:rPr>
                <w:color w:val="3A3A3A"/>
              </w:rPr>
            </w:pPr>
          </w:p>
        </w:tc>
      </w:tr>
      <w:tr w:rsidR="00497641" w14:paraId="4BAD115E" w14:textId="77777777">
        <w:trPr>
          <w:trHeight w:val="770"/>
        </w:trPr>
        <w:tc>
          <w:tcPr>
            <w:tcW w:w="3075" w:type="dxa"/>
            <w:tcBorders>
              <w:top w:val="single" w:sz="5" w:space="0" w:color="DDDDDD"/>
              <w:left w:val="nil"/>
              <w:bottom w:val="nil"/>
              <w:right w:val="nil"/>
            </w:tcBorders>
            <w:tcMar>
              <w:top w:w="100" w:type="dxa"/>
              <w:left w:w="100" w:type="dxa"/>
              <w:bottom w:w="100" w:type="dxa"/>
              <w:right w:w="100" w:type="dxa"/>
            </w:tcMar>
          </w:tcPr>
          <w:p w14:paraId="77A43435" w14:textId="77777777" w:rsidR="00497641" w:rsidRDefault="00497641">
            <w:pPr>
              <w:rPr>
                <w:b/>
                <w:color w:val="3A3A3A"/>
              </w:rPr>
            </w:pPr>
          </w:p>
          <w:p w14:paraId="7173CE8F" w14:textId="77777777" w:rsidR="00497641" w:rsidRDefault="00000000">
            <w:pPr>
              <w:rPr>
                <w:b/>
                <w:color w:val="3A3A3A"/>
              </w:rPr>
            </w:pPr>
            <w:r>
              <w:rPr>
                <w:b/>
                <w:color w:val="3A3A3A"/>
              </w:rPr>
              <w:t>Priority</w:t>
            </w:r>
          </w:p>
          <w:p w14:paraId="02C84727"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585E58BE" w14:textId="77777777" w:rsidR="00497641" w:rsidRDefault="00497641">
            <w:pPr>
              <w:rPr>
                <w:color w:val="3A3A3A"/>
              </w:rPr>
            </w:pPr>
          </w:p>
          <w:p w14:paraId="367F45FF" w14:textId="77777777" w:rsidR="00497641" w:rsidRDefault="00000000">
            <w:pPr>
              <w:rPr>
                <w:color w:val="3A3A3A"/>
              </w:rPr>
            </w:pPr>
            <w:r>
              <w:rPr>
                <w:color w:val="3A3A3A"/>
              </w:rPr>
              <w:t>High</w:t>
            </w:r>
          </w:p>
        </w:tc>
      </w:tr>
      <w:tr w:rsidR="00497641" w14:paraId="78E30BF3"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498012CC" w14:textId="77777777" w:rsidR="00497641" w:rsidRDefault="00000000">
            <w:pPr>
              <w:rPr>
                <w:color w:val="3A3A3A"/>
              </w:rPr>
            </w:pPr>
            <w:r>
              <w:rPr>
                <w:b/>
                <w:color w:val="3A3A3A"/>
              </w:rPr>
              <w:t>Environment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515DF92B" w14:textId="77777777" w:rsidR="00497641" w:rsidRDefault="00000000">
            <w:pPr>
              <w:rPr>
                <w:color w:val="3A3A3A"/>
              </w:rPr>
            </w:pPr>
            <w:r>
              <w:rPr>
                <w:color w:val="3A3A3A"/>
              </w:rPr>
              <w:t>OS: Windows (x86) 11</w:t>
            </w:r>
          </w:p>
          <w:p w14:paraId="1D2CD764" w14:textId="77777777" w:rsidR="00497641" w:rsidRDefault="00000000">
            <w:pPr>
              <w:rPr>
                <w:color w:val="3A3A3A"/>
              </w:rPr>
            </w:pPr>
            <w:r>
              <w:rPr>
                <w:color w:val="3A3A3A"/>
              </w:rPr>
              <w:t>Browser: Chrome 124.0.6367.208</w:t>
            </w:r>
          </w:p>
          <w:p w14:paraId="5C4FD8F7" w14:textId="77777777" w:rsidR="00497641" w:rsidRDefault="00000000">
            <w:pPr>
              <w:rPr>
                <w:color w:val="3A3A3A"/>
              </w:rPr>
            </w:pPr>
            <w:r>
              <w:rPr>
                <w:color w:val="3A3A3A"/>
              </w:rPr>
              <w:t>Window size: 1536x730</w:t>
            </w:r>
          </w:p>
          <w:p w14:paraId="7E435A10" w14:textId="77777777" w:rsidR="00497641" w:rsidRDefault="00000000">
            <w:pPr>
              <w:rPr>
                <w:color w:val="3A3A3A"/>
              </w:rPr>
            </w:pPr>
            <w:r>
              <w:rPr>
                <w:color w:val="3A3A3A"/>
              </w:rPr>
              <w:t>Device: HP Laptop</w:t>
            </w:r>
          </w:p>
        </w:tc>
      </w:tr>
    </w:tbl>
    <w:p w14:paraId="320F25A9" w14:textId="77777777" w:rsidR="00E23EC2" w:rsidRDefault="00E23EC2">
      <w:pPr>
        <w:rPr>
          <w:b/>
          <w:color w:val="38761D"/>
          <w:sz w:val="26"/>
          <w:szCs w:val="26"/>
          <w:u w:val="single"/>
        </w:rPr>
      </w:pPr>
    </w:p>
    <w:p w14:paraId="36FA3673" w14:textId="0F2D1A97" w:rsidR="00E23EC2" w:rsidRDefault="00E23EC2">
      <w:pPr>
        <w:rPr>
          <w:b/>
          <w:color w:val="38761D"/>
          <w:sz w:val="26"/>
          <w:szCs w:val="26"/>
          <w:u w:val="single"/>
        </w:rPr>
      </w:pPr>
      <w:r>
        <w:rPr>
          <w:b/>
          <w:noProof/>
          <w:color w:val="38761D"/>
          <w:sz w:val="26"/>
          <w:szCs w:val="26"/>
          <w:u w:val="single"/>
        </w:rPr>
        <mc:AlternateContent>
          <mc:Choice Requires="wps">
            <w:drawing>
              <wp:anchor distT="0" distB="0" distL="114300" distR="114300" simplePos="0" relativeHeight="251689984" behindDoc="0" locked="0" layoutInCell="1" allowOverlap="1" wp14:anchorId="5061DD69" wp14:editId="5577D4B8">
                <wp:simplePos x="0" y="0"/>
                <wp:positionH relativeFrom="column">
                  <wp:posOffset>0</wp:posOffset>
                </wp:positionH>
                <wp:positionV relativeFrom="paragraph">
                  <wp:posOffset>37465</wp:posOffset>
                </wp:positionV>
                <wp:extent cx="5985163" cy="0"/>
                <wp:effectExtent l="38100" t="38100" r="73025" b="95250"/>
                <wp:wrapNone/>
                <wp:docPr id="1050305690" name="Straight Connector 21"/>
                <wp:cNvGraphicFramePr/>
                <a:graphic xmlns:a="http://schemas.openxmlformats.org/drawingml/2006/main">
                  <a:graphicData uri="http://schemas.microsoft.com/office/word/2010/wordprocessingShape">
                    <wps:wsp>
                      <wps:cNvCnPr/>
                      <wps:spPr>
                        <a:xfrm>
                          <a:off x="0" y="0"/>
                          <a:ext cx="598516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093FC91" id="Straight Connector 21"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0,2.95pt" to="471.2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" strokecolor="#4f81bd [3204]" strokeweight="2pt">
                <v:shadow on="t" color="black" opacity="24903f" origin=",.5" offset="0,.55556mm"/>
              </v:line>
            </w:pict>
          </mc:Fallback>
        </mc:AlternateContent>
      </w:r>
    </w:p>
    <w:p w14:paraId="16F34F12" w14:textId="77777777" w:rsidR="00E23EC2" w:rsidRDefault="00E23EC2">
      <w:pPr>
        <w:rPr>
          <w:b/>
          <w:color w:val="38761D"/>
          <w:sz w:val="26"/>
          <w:szCs w:val="26"/>
          <w:u w:val="single"/>
        </w:rPr>
      </w:pPr>
    </w:p>
    <w:p w14:paraId="394E5819" w14:textId="4757EF32" w:rsidR="00497641" w:rsidRDefault="00000000">
      <w:pPr>
        <w:rPr>
          <w:b/>
          <w:color w:val="38761D"/>
          <w:sz w:val="26"/>
          <w:szCs w:val="26"/>
          <w:u w:val="single"/>
        </w:rPr>
      </w:pPr>
      <w:r>
        <w:rPr>
          <w:b/>
          <w:color w:val="38761D"/>
          <w:sz w:val="26"/>
          <w:szCs w:val="26"/>
          <w:u w:val="single"/>
        </w:rPr>
        <w:t>Report: 1</w:t>
      </w:r>
      <w:r w:rsidR="001628F9">
        <w:rPr>
          <w:b/>
          <w:color w:val="38761D"/>
          <w:sz w:val="26"/>
          <w:szCs w:val="26"/>
          <w:u w:val="single"/>
        </w:rPr>
        <w:t>1</w:t>
      </w:r>
    </w:p>
    <w:p w14:paraId="0D968370" w14:textId="77777777" w:rsidR="00497641" w:rsidRDefault="00497641">
      <w:pPr>
        <w:rPr>
          <w:b/>
          <w:color w:val="38761D"/>
          <w:sz w:val="26"/>
          <w:szCs w:val="26"/>
          <w:u w:val="single"/>
        </w:rPr>
      </w:pPr>
    </w:p>
    <w:p w14:paraId="623D16AF" w14:textId="77777777" w:rsidR="00497641" w:rsidRDefault="00000000">
      <w:pPr>
        <w:rPr>
          <w:b/>
        </w:rPr>
      </w:pPr>
      <w:r>
        <w:rPr>
          <w:b/>
        </w:rPr>
        <w:t>Component / Module: Sign Up Page/ Password Field</w:t>
      </w:r>
    </w:p>
    <w:p w14:paraId="5C9C1DDA" w14:textId="77777777" w:rsidR="00497641" w:rsidRDefault="00000000">
      <w:pPr>
        <w:rPr>
          <w:b/>
        </w:rPr>
      </w:pPr>
      <w:r>
        <w:rPr>
          <w:b/>
        </w:rPr>
        <w:t xml:space="preserve">Reporter: </w:t>
      </w:r>
      <w:r>
        <w:rPr>
          <w:b/>
        </w:rPr>
        <w:tab/>
      </w:r>
      <w:r>
        <w:rPr>
          <w:b/>
        </w:rPr>
        <w:tab/>
        <w:t>Swastika Thapa</w:t>
      </w:r>
    </w:p>
    <w:p w14:paraId="6C320BB6" w14:textId="77777777" w:rsidR="00497641" w:rsidRDefault="00000000">
      <w:pPr>
        <w:rPr>
          <w:b/>
        </w:rPr>
      </w:pPr>
      <w:r>
        <w:rPr>
          <w:b/>
        </w:rPr>
        <w:t xml:space="preserve">Date: </w:t>
      </w:r>
      <w:r>
        <w:rPr>
          <w:b/>
        </w:rPr>
        <w:tab/>
      </w:r>
      <w:r>
        <w:rPr>
          <w:b/>
        </w:rPr>
        <w:tab/>
      </w:r>
      <w:r>
        <w:rPr>
          <w:b/>
        </w:rPr>
        <w:tab/>
        <w:t>26-05-2024</w:t>
      </w:r>
    </w:p>
    <w:p w14:paraId="56F824F3" w14:textId="0C9E3F74" w:rsidR="00497641" w:rsidRDefault="00000000">
      <w:pPr>
        <w:rPr>
          <w:b/>
        </w:rPr>
      </w:pPr>
      <w:r>
        <w:rPr>
          <w:b/>
        </w:rPr>
        <w:t>Reviewer:</w:t>
      </w:r>
      <w:r>
        <w:rPr>
          <w:b/>
        </w:rPr>
        <w:tab/>
      </w:r>
      <w:r>
        <w:rPr>
          <w:b/>
        </w:rPr>
        <w:tab/>
      </w:r>
      <w:r w:rsidR="00E23EC2">
        <w:rPr>
          <w:b/>
        </w:rPr>
        <w:t>Paramananda</w:t>
      </w:r>
      <w:r>
        <w:rPr>
          <w:b/>
        </w:rPr>
        <w:t xml:space="preserve"> Lal Karn</w:t>
      </w:r>
    </w:p>
    <w:p w14:paraId="08AE6469" w14:textId="77777777" w:rsidR="00497641" w:rsidRDefault="00497641"/>
    <w:p w14:paraId="254EB35D" w14:textId="77777777" w:rsidR="00497641" w:rsidRDefault="00497641"/>
    <w:tbl>
      <w:tblPr>
        <w:tblStyle w:val="a8"/>
        <w:tblW w:w="946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3075"/>
        <w:gridCol w:w="6390"/>
      </w:tblGrid>
      <w:tr w:rsidR="00497641" w14:paraId="507F30FF" w14:textId="77777777">
        <w:trPr>
          <w:trHeight w:val="992"/>
        </w:trPr>
        <w:tc>
          <w:tcPr>
            <w:tcW w:w="3075" w:type="dxa"/>
            <w:tcBorders>
              <w:top w:val="nil"/>
              <w:left w:val="nil"/>
              <w:bottom w:val="nil"/>
              <w:right w:val="nil"/>
            </w:tcBorders>
            <w:shd w:val="clear" w:color="auto" w:fill="F3F3F3"/>
            <w:tcMar>
              <w:top w:w="100" w:type="dxa"/>
              <w:left w:w="100" w:type="dxa"/>
              <w:bottom w:w="100" w:type="dxa"/>
              <w:right w:w="100" w:type="dxa"/>
            </w:tcMar>
          </w:tcPr>
          <w:p w14:paraId="5743B87F" w14:textId="77777777" w:rsidR="00497641" w:rsidRDefault="00497641">
            <w:pPr>
              <w:rPr>
                <w:b/>
                <w:color w:val="3A3A3A"/>
              </w:rPr>
            </w:pPr>
          </w:p>
          <w:p w14:paraId="5C09C570" w14:textId="77777777" w:rsidR="00497641" w:rsidRDefault="00000000">
            <w:pPr>
              <w:rPr>
                <w:b/>
                <w:color w:val="3A3A3A"/>
              </w:rPr>
            </w:pPr>
            <w:r>
              <w:rPr>
                <w:b/>
                <w:color w:val="3A3A3A"/>
              </w:rPr>
              <w:t>Defect ID</w:t>
            </w:r>
          </w:p>
          <w:p w14:paraId="7DE849B4" w14:textId="77777777" w:rsidR="00497641" w:rsidRDefault="00497641">
            <w:pPr>
              <w:rPr>
                <w:b/>
                <w:color w:val="3A3A3A"/>
              </w:rPr>
            </w:pPr>
          </w:p>
        </w:tc>
        <w:tc>
          <w:tcPr>
            <w:tcW w:w="6390" w:type="dxa"/>
            <w:tcBorders>
              <w:top w:val="nil"/>
              <w:left w:val="nil"/>
              <w:bottom w:val="nil"/>
              <w:right w:val="nil"/>
            </w:tcBorders>
            <w:shd w:val="clear" w:color="auto" w:fill="F3F3F3"/>
            <w:tcMar>
              <w:top w:w="100" w:type="dxa"/>
              <w:left w:w="100" w:type="dxa"/>
              <w:bottom w:w="100" w:type="dxa"/>
              <w:right w:w="100" w:type="dxa"/>
            </w:tcMar>
          </w:tcPr>
          <w:p w14:paraId="53606D6F" w14:textId="77777777" w:rsidR="00497641" w:rsidRDefault="00497641">
            <w:pPr>
              <w:rPr>
                <w:color w:val="3A3A3A"/>
              </w:rPr>
            </w:pPr>
          </w:p>
          <w:p w14:paraId="35531CA8" w14:textId="77777777" w:rsidR="00497641" w:rsidRDefault="00000000">
            <w:pPr>
              <w:rPr>
                <w:color w:val="3A3A3A"/>
              </w:rPr>
            </w:pPr>
            <w:r>
              <w:rPr>
                <w:color w:val="3A3A3A"/>
              </w:rPr>
              <w:t>TC_114</w:t>
            </w:r>
          </w:p>
        </w:tc>
      </w:tr>
      <w:tr w:rsidR="00497641" w14:paraId="0A5697E7"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3A8789EB" w14:textId="77777777" w:rsidR="00497641" w:rsidRDefault="00497641">
            <w:pPr>
              <w:rPr>
                <w:b/>
                <w:color w:val="3A3A3A"/>
              </w:rPr>
            </w:pPr>
          </w:p>
          <w:p w14:paraId="7CC2C9B2" w14:textId="77777777" w:rsidR="00497641" w:rsidRDefault="00000000">
            <w:pPr>
              <w:rPr>
                <w:color w:val="3A3A3A"/>
              </w:rPr>
            </w:pPr>
            <w:r>
              <w:rPr>
                <w:b/>
                <w:color w:val="3A3A3A"/>
              </w:rPr>
              <w:t>Defect Title</w:t>
            </w:r>
          </w:p>
        </w:tc>
        <w:tc>
          <w:tcPr>
            <w:tcW w:w="6390" w:type="dxa"/>
            <w:tcBorders>
              <w:top w:val="single" w:sz="5" w:space="0" w:color="DDDDDD"/>
              <w:left w:val="nil"/>
              <w:bottom w:val="nil"/>
              <w:right w:val="nil"/>
            </w:tcBorders>
            <w:tcMar>
              <w:top w:w="100" w:type="dxa"/>
              <w:left w:w="100" w:type="dxa"/>
              <w:bottom w:w="100" w:type="dxa"/>
              <w:right w:w="100" w:type="dxa"/>
            </w:tcMar>
          </w:tcPr>
          <w:p w14:paraId="57C09CE3" w14:textId="77777777" w:rsidR="00497641" w:rsidRDefault="00497641">
            <w:pPr>
              <w:rPr>
                <w:color w:val="3A3A3A"/>
              </w:rPr>
            </w:pPr>
          </w:p>
          <w:p w14:paraId="134F879C" w14:textId="77777777" w:rsidR="00497641" w:rsidRDefault="00000000">
            <w:pPr>
              <w:rPr>
                <w:color w:val="3A3A3A"/>
                <w:sz w:val="20"/>
                <w:szCs w:val="20"/>
                <w:highlight w:val="white"/>
              </w:rPr>
            </w:pPr>
            <w:r>
              <w:rPr>
                <w:color w:val="3A3A3A"/>
              </w:rPr>
              <w:t xml:space="preserve">The password field doesn't have </w:t>
            </w:r>
            <w:r>
              <w:rPr>
                <w:color w:val="3A3A3A"/>
                <w:sz w:val="20"/>
                <w:szCs w:val="20"/>
                <w:highlight w:val="white"/>
              </w:rPr>
              <w:t xml:space="preserve">visibility toggle </w:t>
            </w:r>
          </w:p>
          <w:p w14:paraId="6D1228A9" w14:textId="77777777" w:rsidR="00497641" w:rsidRDefault="00000000">
            <w:pPr>
              <w:rPr>
                <w:color w:val="3A3A3A"/>
                <w:sz w:val="20"/>
                <w:szCs w:val="20"/>
                <w:highlight w:val="white"/>
              </w:rPr>
            </w:pPr>
            <w:r>
              <w:rPr>
                <w:color w:val="3A3A3A"/>
                <w:sz w:val="20"/>
                <w:szCs w:val="20"/>
                <w:highlight w:val="white"/>
              </w:rPr>
              <w:t>Icon</w:t>
            </w:r>
          </w:p>
          <w:p w14:paraId="6CAED60D" w14:textId="77777777" w:rsidR="00497641" w:rsidRDefault="00497641">
            <w:pPr>
              <w:rPr>
                <w:color w:val="3A3A3A"/>
                <w:sz w:val="20"/>
                <w:szCs w:val="20"/>
                <w:highlight w:val="white"/>
              </w:rPr>
            </w:pPr>
          </w:p>
        </w:tc>
      </w:tr>
      <w:tr w:rsidR="00497641" w14:paraId="6BC6F7AF"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370E310A" w14:textId="77777777" w:rsidR="00497641" w:rsidRDefault="00497641">
            <w:pPr>
              <w:rPr>
                <w:b/>
                <w:color w:val="3A3A3A"/>
              </w:rPr>
            </w:pPr>
          </w:p>
          <w:p w14:paraId="367C2859" w14:textId="77777777" w:rsidR="00497641" w:rsidRDefault="00000000">
            <w:pPr>
              <w:rPr>
                <w:b/>
                <w:color w:val="3A3A3A"/>
              </w:rPr>
            </w:pPr>
            <w:r>
              <w:rPr>
                <w:b/>
                <w:color w:val="3A3A3A"/>
              </w:rPr>
              <w:t>Module affected</w:t>
            </w:r>
          </w:p>
          <w:p w14:paraId="54249E65"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1BDD6E26" w14:textId="77777777" w:rsidR="00497641" w:rsidRDefault="00497641">
            <w:pPr>
              <w:rPr>
                <w:color w:val="3A3A3A"/>
              </w:rPr>
            </w:pPr>
          </w:p>
          <w:p w14:paraId="18D75909" w14:textId="77777777" w:rsidR="00497641" w:rsidRDefault="00000000">
            <w:pPr>
              <w:rPr>
                <w:color w:val="3A3A3A"/>
              </w:rPr>
            </w:pPr>
            <w:r>
              <w:rPr>
                <w:color w:val="3A3A3A"/>
              </w:rPr>
              <w:t>Sign Up Page/ Password Field</w:t>
            </w:r>
          </w:p>
          <w:p w14:paraId="187F6EB6" w14:textId="77777777" w:rsidR="00497641" w:rsidRDefault="00497641">
            <w:pPr>
              <w:rPr>
                <w:color w:val="3A3A3A"/>
              </w:rPr>
            </w:pPr>
          </w:p>
        </w:tc>
      </w:tr>
      <w:tr w:rsidR="00497641" w14:paraId="3F883F06"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4B18DDEC" w14:textId="77777777" w:rsidR="00497641" w:rsidRDefault="00497641">
            <w:pPr>
              <w:rPr>
                <w:b/>
                <w:color w:val="3A3A3A"/>
              </w:rPr>
            </w:pPr>
          </w:p>
          <w:p w14:paraId="14068F90" w14:textId="77777777" w:rsidR="00497641" w:rsidRDefault="00000000">
            <w:pPr>
              <w:rPr>
                <w:b/>
                <w:color w:val="3A3A3A"/>
              </w:rPr>
            </w:pPr>
            <w:r>
              <w:rPr>
                <w:b/>
                <w:color w:val="3A3A3A"/>
              </w:rPr>
              <w:t>Reporter</w:t>
            </w:r>
          </w:p>
        </w:tc>
        <w:tc>
          <w:tcPr>
            <w:tcW w:w="6390" w:type="dxa"/>
            <w:tcBorders>
              <w:top w:val="single" w:sz="5" w:space="0" w:color="DDDDDD"/>
              <w:left w:val="nil"/>
              <w:bottom w:val="nil"/>
              <w:right w:val="nil"/>
            </w:tcBorders>
            <w:tcMar>
              <w:top w:w="100" w:type="dxa"/>
              <w:left w:w="100" w:type="dxa"/>
              <w:bottom w:w="100" w:type="dxa"/>
              <w:right w:w="100" w:type="dxa"/>
            </w:tcMar>
          </w:tcPr>
          <w:p w14:paraId="5ABE3F35" w14:textId="77777777" w:rsidR="00497641" w:rsidRDefault="00497641">
            <w:pPr>
              <w:rPr>
                <w:color w:val="3A3A3A"/>
              </w:rPr>
            </w:pPr>
          </w:p>
          <w:p w14:paraId="4F8BC16C" w14:textId="77777777" w:rsidR="00497641" w:rsidRDefault="00000000">
            <w:pPr>
              <w:rPr>
                <w:color w:val="3A3A3A"/>
              </w:rPr>
            </w:pPr>
            <w:r>
              <w:rPr>
                <w:color w:val="3A3A3A"/>
              </w:rPr>
              <w:t>Swastika Thapa</w:t>
            </w:r>
          </w:p>
        </w:tc>
      </w:tr>
      <w:tr w:rsidR="00497641" w14:paraId="733198F6"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68E6AD82" w14:textId="77777777" w:rsidR="00497641" w:rsidRDefault="00497641">
            <w:pPr>
              <w:rPr>
                <w:b/>
                <w:color w:val="3A3A3A"/>
              </w:rPr>
            </w:pPr>
          </w:p>
          <w:p w14:paraId="749B3661" w14:textId="77777777" w:rsidR="00497641" w:rsidRDefault="00000000">
            <w:pPr>
              <w:rPr>
                <w:b/>
                <w:color w:val="3A3A3A"/>
              </w:rPr>
            </w:pPr>
            <w:r>
              <w:rPr>
                <w:b/>
                <w:color w:val="3A3A3A"/>
              </w:rPr>
              <w:t>Reported on</w:t>
            </w:r>
          </w:p>
          <w:p w14:paraId="0182257F"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78E52F28" w14:textId="77777777" w:rsidR="00497641" w:rsidRDefault="00497641">
            <w:pPr>
              <w:rPr>
                <w:color w:val="3A3A3A"/>
              </w:rPr>
            </w:pPr>
          </w:p>
          <w:p w14:paraId="0B4F1051" w14:textId="77777777" w:rsidR="00497641" w:rsidRDefault="00000000">
            <w:pPr>
              <w:rPr>
                <w:color w:val="3A3A3A"/>
              </w:rPr>
            </w:pPr>
            <w:r>
              <w:rPr>
                <w:color w:val="3A3A3A"/>
              </w:rPr>
              <w:t>26-05-2024</w:t>
            </w:r>
          </w:p>
        </w:tc>
      </w:tr>
      <w:tr w:rsidR="00497641" w14:paraId="20376814"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50C615A5" w14:textId="77777777" w:rsidR="00497641" w:rsidRDefault="00497641">
            <w:pPr>
              <w:rPr>
                <w:b/>
                <w:color w:val="3A3A3A"/>
              </w:rPr>
            </w:pPr>
          </w:p>
          <w:p w14:paraId="5A393395" w14:textId="77777777" w:rsidR="00497641" w:rsidRDefault="00000000">
            <w:pPr>
              <w:rPr>
                <w:b/>
                <w:color w:val="3A3A3A"/>
              </w:rPr>
            </w:pPr>
            <w:r>
              <w:rPr>
                <w:b/>
                <w:color w:val="3A3A3A"/>
              </w:rPr>
              <w:t>Status</w:t>
            </w:r>
          </w:p>
          <w:p w14:paraId="5F7CB065"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4D8807A7" w14:textId="77777777" w:rsidR="00497641" w:rsidRDefault="00497641">
            <w:pPr>
              <w:rPr>
                <w:color w:val="3A3A3A"/>
              </w:rPr>
            </w:pPr>
          </w:p>
          <w:p w14:paraId="769A8042" w14:textId="77777777" w:rsidR="00497641" w:rsidRDefault="00000000">
            <w:pPr>
              <w:rPr>
                <w:color w:val="3A3A3A"/>
              </w:rPr>
            </w:pPr>
            <w:r>
              <w:rPr>
                <w:color w:val="3A3A3A"/>
              </w:rPr>
              <w:t>New</w:t>
            </w:r>
          </w:p>
        </w:tc>
      </w:tr>
      <w:tr w:rsidR="00497641" w14:paraId="4F247BC0"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08A083BD" w14:textId="77777777" w:rsidR="00497641" w:rsidRDefault="00497641">
            <w:pPr>
              <w:rPr>
                <w:b/>
                <w:color w:val="3A3A3A"/>
              </w:rPr>
            </w:pPr>
          </w:p>
          <w:p w14:paraId="10EA8D2E" w14:textId="77777777" w:rsidR="00497641" w:rsidRDefault="00000000">
            <w:pPr>
              <w:rPr>
                <w:b/>
                <w:color w:val="3A3A3A"/>
              </w:rPr>
            </w:pPr>
            <w:r>
              <w:rPr>
                <w:b/>
                <w:color w:val="3A3A3A"/>
              </w:rPr>
              <w:t>Assigned To</w:t>
            </w:r>
          </w:p>
          <w:p w14:paraId="1136D4F0"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7F93A9A4" w14:textId="77777777" w:rsidR="00497641" w:rsidRDefault="00497641">
            <w:pPr>
              <w:rPr>
                <w:color w:val="3A3A3A"/>
              </w:rPr>
            </w:pPr>
          </w:p>
          <w:p w14:paraId="5EDFEA18" w14:textId="77777777" w:rsidR="00497641" w:rsidRDefault="00000000">
            <w:pPr>
              <w:rPr>
                <w:color w:val="3A3A3A"/>
              </w:rPr>
            </w:pPr>
            <w:r>
              <w:rPr>
                <w:color w:val="3A3A3A"/>
              </w:rPr>
              <w:t>Developer ABC</w:t>
            </w:r>
          </w:p>
        </w:tc>
      </w:tr>
      <w:tr w:rsidR="00497641" w14:paraId="6FDDE6F2" w14:textId="77777777">
        <w:trPr>
          <w:trHeight w:val="1965"/>
        </w:trPr>
        <w:tc>
          <w:tcPr>
            <w:tcW w:w="3075" w:type="dxa"/>
            <w:tcBorders>
              <w:top w:val="single" w:sz="5" w:space="0" w:color="DDDDDD"/>
              <w:left w:val="nil"/>
              <w:bottom w:val="nil"/>
              <w:right w:val="nil"/>
            </w:tcBorders>
            <w:tcMar>
              <w:top w:w="100" w:type="dxa"/>
              <w:left w:w="100" w:type="dxa"/>
              <w:bottom w:w="100" w:type="dxa"/>
              <w:right w:w="100" w:type="dxa"/>
            </w:tcMar>
          </w:tcPr>
          <w:p w14:paraId="45AC5735" w14:textId="77777777" w:rsidR="00497641" w:rsidRDefault="00497641">
            <w:pPr>
              <w:rPr>
                <w:b/>
                <w:color w:val="3A3A3A"/>
              </w:rPr>
            </w:pPr>
          </w:p>
          <w:p w14:paraId="7F9A59A7" w14:textId="77777777" w:rsidR="00497641" w:rsidRDefault="00497641">
            <w:pPr>
              <w:rPr>
                <w:b/>
                <w:color w:val="3A3A3A"/>
              </w:rPr>
            </w:pPr>
          </w:p>
          <w:p w14:paraId="5F6E4DDB" w14:textId="77777777" w:rsidR="00497641" w:rsidRDefault="00000000">
            <w:pPr>
              <w:rPr>
                <w:color w:val="3A3A3A"/>
              </w:rPr>
            </w:pPr>
            <w:r>
              <w:rPr>
                <w:b/>
                <w:color w:val="3A3A3A"/>
              </w:rPr>
              <w:t>Defect Description</w:t>
            </w:r>
          </w:p>
        </w:tc>
        <w:tc>
          <w:tcPr>
            <w:tcW w:w="6390" w:type="dxa"/>
            <w:tcBorders>
              <w:top w:val="single" w:sz="5" w:space="0" w:color="DDDDDD"/>
              <w:left w:val="nil"/>
              <w:bottom w:val="nil"/>
              <w:right w:val="nil"/>
            </w:tcBorders>
            <w:tcMar>
              <w:top w:w="100" w:type="dxa"/>
              <w:left w:w="100" w:type="dxa"/>
              <w:bottom w:w="100" w:type="dxa"/>
              <w:right w:w="100" w:type="dxa"/>
            </w:tcMar>
          </w:tcPr>
          <w:p w14:paraId="25ADC3DF" w14:textId="77777777" w:rsidR="00497641" w:rsidRDefault="00497641">
            <w:pPr>
              <w:rPr>
                <w:color w:val="3A3A3A"/>
              </w:rPr>
            </w:pPr>
          </w:p>
          <w:p w14:paraId="163FF86A" w14:textId="77777777" w:rsidR="00497641" w:rsidRDefault="00000000">
            <w:pPr>
              <w:jc w:val="both"/>
              <w:rPr>
                <w:color w:val="3A3A3A"/>
              </w:rPr>
            </w:pPr>
            <w:r>
              <w:rPr>
                <w:color w:val="3A3A3A"/>
              </w:rPr>
              <w:t>Password field doesn't have visibility toggle icon to hide and</w:t>
            </w:r>
          </w:p>
          <w:p w14:paraId="2F29A90A" w14:textId="77777777" w:rsidR="00497641" w:rsidRDefault="00000000">
            <w:pPr>
              <w:jc w:val="both"/>
              <w:rPr>
                <w:color w:val="3A3A3A"/>
              </w:rPr>
            </w:pPr>
            <w:r>
              <w:rPr>
                <w:color w:val="3A3A3A"/>
              </w:rPr>
              <w:t>show the password.</w:t>
            </w:r>
          </w:p>
          <w:p w14:paraId="6C46B6C0" w14:textId="77777777" w:rsidR="00497641" w:rsidRDefault="00497641">
            <w:pPr>
              <w:jc w:val="both"/>
              <w:rPr>
                <w:color w:val="3A3A3A"/>
              </w:rPr>
            </w:pPr>
          </w:p>
        </w:tc>
      </w:tr>
      <w:tr w:rsidR="00497641" w14:paraId="7F25006E" w14:textId="77777777">
        <w:trPr>
          <w:trHeight w:val="1545"/>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2EF1D437" w14:textId="77777777" w:rsidR="00497641" w:rsidRDefault="00497641">
            <w:pPr>
              <w:rPr>
                <w:b/>
                <w:color w:val="3A3A3A"/>
              </w:rPr>
            </w:pPr>
          </w:p>
          <w:p w14:paraId="0E671707" w14:textId="77777777" w:rsidR="00497641" w:rsidRDefault="00000000">
            <w:pPr>
              <w:rPr>
                <w:color w:val="3A3A3A"/>
              </w:rPr>
            </w:pPr>
            <w:r>
              <w:rPr>
                <w:b/>
                <w:color w:val="3A3A3A"/>
              </w:rPr>
              <w:t>Steps to reproduce</w:t>
            </w:r>
          </w:p>
          <w:p w14:paraId="23EB213D"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0E66F5C2" w14:textId="77777777" w:rsidR="00497641" w:rsidRDefault="00497641">
            <w:pPr>
              <w:ind w:left="720"/>
              <w:rPr>
                <w:color w:val="3A3A3A"/>
              </w:rPr>
            </w:pPr>
          </w:p>
          <w:p w14:paraId="1EEEC9BA" w14:textId="77777777" w:rsidR="00497641" w:rsidRDefault="00000000">
            <w:pPr>
              <w:rPr>
                <w:color w:val="3A3A3A"/>
              </w:rPr>
            </w:pPr>
            <w:r>
              <w:rPr>
                <w:color w:val="3A3A3A"/>
              </w:rPr>
              <w:t>1. Open the website with valid URL</w:t>
            </w:r>
          </w:p>
          <w:p w14:paraId="49BDAB87" w14:textId="77777777" w:rsidR="00497641" w:rsidRDefault="00000000">
            <w:pPr>
              <w:rPr>
                <w:color w:val="3A3A3A"/>
              </w:rPr>
            </w:pPr>
            <w:r>
              <w:rPr>
                <w:color w:val="3A3A3A"/>
              </w:rPr>
              <w:t>2. Navigate to home page.</w:t>
            </w:r>
          </w:p>
          <w:p w14:paraId="0C6A3469" w14:textId="77777777" w:rsidR="00497641" w:rsidRDefault="00000000">
            <w:pPr>
              <w:rPr>
                <w:color w:val="3A3A3A"/>
              </w:rPr>
            </w:pPr>
            <w:r>
              <w:rPr>
                <w:color w:val="3A3A3A"/>
              </w:rPr>
              <w:t>3. Click Create an Account link.</w:t>
            </w:r>
          </w:p>
          <w:p w14:paraId="616955DE" w14:textId="77777777" w:rsidR="00497641" w:rsidRDefault="00000000">
            <w:pPr>
              <w:rPr>
                <w:color w:val="3A3A3A"/>
              </w:rPr>
            </w:pPr>
            <w:r>
              <w:rPr>
                <w:color w:val="3A3A3A"/>
              </w:rPr>
              <w:t>4. Enter the password.</w:t>
            </w:r>
          </w:p>
          <w:p w14:paraId="2110088E" w14:textId="77777777" w:rsidR="00497641" w:rsidRDefault="00497641">
            <w:pPr>
              <w:rPr>
                <w:color w:val="3A3A3A"/>
              </w:rPr>
            </w:pPr>
          </w:p>
        </w:tc>
      </w:tr>
      <w:tr w:rsidR="00497641" w14:paraId="27572333"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498E7BCA" w14:textId="77777777" w:rsidR="00497641" w:rsidRDefault="00497641">
            <w:pPr>
              <w:rPr>
                <w:b/>
                <w:color w:val="3A3A3A"/>
              </w:rPr>
            </w:pPr>
          </w:p>
          <w:p w14:paraId="7A2FC9B9" w14:textId="77777777" w:rsidR="00497641" w:rsidRDefault="00497641">
            <w:pPr>
              <w:rPr>
                <w:b/>
                <w:color w:val="3A3A3A"/>
              </w:rPr>
            </w:pPr>
          </w:p>
          <w:p w14:paraId="165ABA24" w14:textId="77777777" w:rsidR="00497641" w:rsidRDefault="00000000">
            <w:pPr>
              <w:rPr>
                <w:b/>
                <w:color w:val="3A3A3A"/>
              </w:rPr>
            </w:pPr>
            <w:r>
              <w:rPr>
                <w:b/>
                <w:color w:val="3A3A3A"/>
              </w:rPr>
              <w:t>Expected Result</w:t>
            </w:r>
          </w:p>
          <w:p w14:paraId="31A3BB57"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7156BE49" w14:textId="77777777" w:rsidR="00497641" w:rsidRDefault="00497641">
            <w:pPr>
              <w:rPr>
                <w:color w:val="3A3A3A"/>
              </w:rPr>
            </w:pPr>
          </w:p>
          <w:p w14:paraId="27CEF3E0" w14:textId="77777777" w:rsidR="00497641" w:rsidRDefault="00497641">
            <w:pPr>
              <w:rPr>
                <w:color w:val="3A3A3A"/>
              </w:rPr>
            </w:pPr>
          </w:p>
          <w:p w14:paraId="496EADDE" w14:textId="77777777" w:rsidR="00497641" w:rsidRDefault="00000000">
            <w:pPr>
              <w:rPr>
                <w:color w:val="3A3A3A"/>
              </w:rPr>
            </w:pPr>
            <w:r>
              <w:rPr>
                <w:color w:val="3A3A3A"/>
              </w:rPr>
              <w:t>Visibility eye icon should present at password field.</w:t>
            </w:r>
          </w:p>
          <w:p w14:paraId="36110127" w14:textId="77777777" w:rsidR="00497641" w:rsidRDefault="00497641">
            <w:pPr>
              <w:rPr>
                <w:color w:val="3A3A3A"/>
              </w:rPr>
            </w:pPr>
          </w:p>
          <w:p w14:paraId="45661766" w14:textId="77777777" w:rsidR="00497641" w:rsidRDefault="00497641">
            <w:pPr>
              <w:rPr>
                <w:color w:val="3A3A3A"/>
              </w:rPr>
            </w:pPr>
          </w:p>
          <w:p w14:paraId="789C82E9" w14:textId="77777777" w:rsidR="00497641" w:rsidRDefault="00497641">
            <w:pPr>
              <w:rPr>
                <w:color w:val="3A3A3A"/>
              </w:rPr>
            </w:pPr>
          </w:p>
        </w:tc>
      </w:tr>
      <w:tr w:rsidR="00497641" w14:paraId="16A0B0F3"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54EE2D6C" w14:textId="77777777" w:rsidR="00497641" w:rsidRDefault="00497641">
            <w:pPr>
              <w:rPr>
                <w:b/>
                <w:color w:val="3A3A3A"/>
              </w:rPr>
            </w:pPr>
          </w:p>
          <w:p w14:paraId="50517687" w14:textId="77777777" w:rsidR="00497641" w:rsidRDefault="00000000">
            <w:pPr>
              <w:rPr>
                <w:color w:val="3A3A3A"/>
              </w:rPr>
            </w:pPr>
            <w:r>
              <w:rPr>
                <w:b/>
                <w:color w:val="3A3A3A"/>
              </w:rPr>
              <w:t>Actual Result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603D0144" w14:textId="77777777" w:rsidR="00497641" w:rsidRDefault="00497641">
            <w:pPr>
              <w:rPr>
                <w:color w:val="3A3A3A"/>
              </w:rPr>
            </w:pPr>
          </w:p>
          <w:p w14:paraId="1F6680F2" w14:textId="77777777" w:rsidR="00497641" w:rsidRDefault="00000000">
            <w:pPr>
              <w:rPr>
                <w:color w:val="3A3A3A"/>
              </w:rPr>
            </w:pPr>
            <w:r>
              <w:rPr>
                <w:color w:val="3A3A3A"/>
              </w:rPr>
              <w:t>The password field doesn't have an "eye" icon to see the characters.</w:t>
            </w:r>
          </w:p>
          <w:p w14:paraId="3A6D8554" w14:textId="77777777" w:rsidR="00497641" w:rsidRDefault="00497641">
            <w:pPr>
              <w:rPr>
                <w:color w:val="3A3A3A"/>
              </w:rPr>
            </w:pPr>
          </w:p>
        </w:tc>
      </w:tr>
      <w:tr w:rsidR="00497641" w14:paraId="758F6D9C" w14:textId="77777777">
        <w:trPr>
          <w:trHeight w:val="3225"/>
        </w:trPr>
        <w:tc>
          <w:tcPr>
            <w:tcW w:w="3075" w:type="dxa"/>
            <w:tcBorders>
              <w:top w:val="single" w:sz="5" w:space="0" w:color="DDDDDD"/>
              <w:left w:val="nil"/>
              <w:bottom w:val="nil"/>
              <w:right w:val="nil"/>
            </w:tcBorders>
            <w:tcMar>
              <w:top w:w="100" w:type="dxa"/>
              <w:left w:w="100" w:type="dxa"/>
              <w:bottom w:w="100" w:type="dxa"/>
              <w:right w:w="100" w:type="dxa"/>
            </w:tcMar>
          </w:tcPr>
          <w:p w14:paraId="2DB10E0E" w14:textId="77777777" w:rsidR="00497641" w:rsidRDefault="00497641">
            <w:pPr>
              <w:rPr>
                <w:b/>
                <w:color w:val="3A3A3A"/>
              </w:rPr>
            </w:pPr>
          </w:p>
          <w:p w14:paraId="7C74F644" w14:textId="77777777" w:rsidR="00497641" w:rsidRDefault="00000000">
            <w:pPr>
              <w:rPr>
                <w:color w:val="3A3A3A"/>
              </w:rPr>
            </w:pPr>
            <w:r>
              <w:rPr>
                <w:b/>
                <w:color w:val="3A3A3A"/>
              </w:rPr>
              <w:t>Evidence/attachment</w:t>
            </w:r>
          </w:p>
        </w:tc>
        <w:tc>
          <w:tcPr>
            <w:tcW w:w="6390" w:type="dxa"/>
            <w:tcBorders>
              <w:top w:val="single" w:sz="5" w:space="0" w:color="DDDDDD"/>
              <w:left w:val="nil"/>
              <w:bottom w:val="nil"/>
              <w:right w:val="nil"/>
            </w:tcBorders>
            <w:tcMar>
              <w:top w:w="100" w:type="dxa"/>
              <w:left w:w="100" w:type="dxa"/>
              <w:bottom w:w="100" w:type="dxa"/>
              <w:right w:w="100" w:type="dxa"/>
            </w:tcMar>
          </w:tcPr>
          <w:p w14:paraId="2E187DF9" w14:textId="2C093F04" w:rsidR="00497641" w:rsidRDefault="00E23EC2">
            <w:pPr>
              <w:rPr>
                <w:color w:val="3A3A3A"/>
              </w:rPr>
            </w:pPr>
            <w:r>
              <w:rPr>
                <w:noProof/>
                <w:color w:val="3A3A3A"/>
              </w:rPr>
              <mc:AlternateContent>
                <mc:Choice Requires="wps">
                  <w:drawing>
                    <wp:anchor distT="0" distB="0" distL="114300" distR="114300" simplePos="0" relativeHeight="251691008" behindDoc="0" locked="0" layoutInCell="1" allowOverlap="1" wp14:anchorId="79C35697" wp14:editId="30160CFA">
                      <wp:simplePos x="0" y="0"/>
                      <wp:positionH relativeFrom="column">
                        <wp:posOffset>-14143</wp:posOffset>
                      </wp:positionH>
                      <wp:positionV relativeFrom="paragraph">
                        <wp:posOffset>193675</wp:posOffset>
                      </wp:positionV>
                      <wp:extent cx="3752850" cy="1177636"/>
                      <wp:effectExtent l="57150" t="19050" r="76200" b="99060"/>
                      <wp:wrapNone/>
                      <wp:docPr id="1833005182" name="Rectangle 25"/>
                      <wp:cNvGraphicFramePr/>
                      <a:graphic xmlns:a="http://schemas.openxmlformats.org/drawingml/2006/main">
                        <a:graphicData uri="http://schemas.microsoft.com/office/word/2010/wordprocessingShape">
                          <wps:wsp>
                            <wps:cNvSpPr/>
                            <wps:spPr>
                              <a:xfrm>
                                <a:off x="0" y="0"/>
                                <a:ext cx="3752850" cy="1177636"/>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006E86" id="Rectangle 25" o:spid="_x0000_s1026" style="position:absolute;margin-left:-1.1pt;margin-top:15.25pt;width:295.5pt;height:92.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" filled="f" strokecolor="red" strokeweight="1pt">
                      <v:shadow on="t" color="black" opacity="22937f" origin=",.5" offset="0,.63889mm"/>
                    </v:rect>
                  </w:pict>
                </mc:Fallback>
              </mc:AlternateContent>
            </w:r>
            <w:r w:rsidR="00000000">
              <w:rPr>
                <w:color w:val="3A3A3A"/>
              </w:rPr>
              <w:t xml:space="preserve">SS: </w:t>
            </w:r>
          </w:p>
          <w:p w14:paraId="7CA58941" w14:textId="77777777" w:rsidR="00497641" w:rsidRDefault="00000000">
            <w:pPr>
              <w:rPr>
                <w:color w:val="3A3A3A"/>
              </w:rPr>
            </w:pPr>
            <w:r>
              <w:rPr>
                <w:noProof/>
                <w:color w:val="3A3A3A"/>
              </w:rPr>
              <w:drawing>
                <wp:inline distT="114300" distB="114300" distL="114300" distR="114300" wp14:anchorId="202B0568" wp14:editId="2D7B3C0D">
                  <wp:extent cx="3924300" cy="11557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3924300" cy="1155700"/>
                          </a:xfrm>
                          <a:prstGeom prst="rect">
                            <a:avLst/>
                          </a:prstGeom>
                          <a:ln/>
                        </pic:spPr>
                      </pic:pic>
                    </a:graphicData>
                  </a:graphic>
                </wp:inline>
              </w:drawing>
            </w:r>
          </w:p>
        </w:tc>
      </w:tr>
      <w:tr w:rsidR="00497641" w14:paraId="77A68137"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1A6CE233" w14:textId="77777777" w:rsidR="00497641" w:rsidRDefault="00497641">
            <w:pPr>
              <w:rPr>
                <w:b/>
                <w:color w:val="3A3A3A"/>
              </w:rPr>
            </w:pPr>
          </w:p>
          <w:p w14:paraId="5E2E80FD" w14:textId="77777777" w:rsidR="00497641" w:rsidRDefault="00000000">
            <w:pPr>
              <w:rPr>
                <w:b/>
                <w:color w:val="3A3A3A"/>
              </w:rPr>
            </w:pPr>
            <w:r>
              <w:rPr>
                <w:b/>
                <w:color w:val="3A3A3A"/>
              </w:rPr>
              <w:t>Severity</w:t>
            </w:r>
          </w:p>
          <w:p w14:paraId="3917482C"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4D3886CB" w14:textId="77777777" w:rsidR="00497641" w:rsidRDefault="00497641">
            <w:pPr>
              <w:rPr>
                <w:color w:val="3A3A3A"/>
              </w:rPr>
            </w:pPr>
          </w:p>
          <w:p w14:paraId="0C97E62D" w14:textId="77777777" w:rsidR="00497641" w:rsidRDefault="00000000">
            <w:pPr>
              <w:rPr>
                <w:color w:val="3A3A3A"/>
              </w:rPr>
            </w:pPr>
            <w:r>
              <w:rPr>
                <w:color w:val="3A3A3A"/>
              </w:rPr>
              <w:t>Low</w:t>
            </w:r>
          </w:p>
          <w:p w14:paraId="3A660A50" w14:textId="77777777" w:rsidR="00497641" w:rsidRDefault="00497641">
            <w:pPr>
              <w:rPr>
                <w:color w:val="3A3A3A"/>
              </w:rPr>
            </w:pPr>
          </w:p>
        </w:tc>
      </w:tr>
      <w:tr w:rsidR="00497641" w14:paraId="65F3AF51" w14:textId="77777777">
        <w:trPr>
          <w:trHeight w:val="770"/>
        </w:trPr>
        <w:tc>
          <w:tcPr>
            <w:tcW w:w="3075" w:type="dxa"/>
            <w:tcBorders>
              <w:top w:val="single" w:sz="5" w:space="0" w:color="DDDDDD"/>
              <w:left w:val="nil"/>
              <w:bottom w:val="nil"/>
              <w:right w:val="nil"/>
            </w:tcBorders>
            <w:tcMar>
              <w:top w:w="100" w:type="dxa"/>
              <w:left w:w="100" w:type="dxa"/>
              <w:bottom w:w="100" w:type="dxa"/>
              <w:right w:w="100" w:type="dxa"/>
            </w:tcMar>
          </w:tcPr>
          <w:p w14:paraId="49B8193C" w14:textId="77777777" w:rsidR="00497641" w:rsidRDefault="00497641">
            <w:pPr>
              <w:rPr>
                <w:b/>
                <w:color w:val="3A3A3A"/>
              </w:rPr>
            </w:pPr>
          </w:p>
          <w:p w14:paraId="36ACEF2F" w14:textId="77777777" w:rsidR="00497641" w:rsidRDefault="00000000">
            <w:pPr>
              <w:rPr>
                <w:b/>
                <w:color w:val="3A3A3A"/>
              </w:rPr>
            </w:pPr>
            <w:r>
              <w:rPr>
                <w:b/>
                <w:color w:val="3A3A3A"/>
              </w:rPr>
              <w:t>Priority</w:t>
            </w:r>
          </w:p>
          <w:p w14:paraId="2360B67E"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5045C023" w14:textId="77777777" w:rsidR="00497641" w:rsidRDefault="00497641">
            <w:pPr>
              <w:rPr>
                <w:color w:val="3A3A3A"/>
              </w:rPr>
            </w:pPr>
          </w:p>
          <w:p w14:paraId="1EE8D9AE" w14:textId="77777777" w:rsidR="00497641" w:rsidRDefault="00000000">
            <w:pPr>
              <w:rPr>
                <w:color w:val="3A3A3A"/>
              </w:rPr>
            </w:pPr>
            <w:r>
              <w:rPr>
                <w:color w:val="3A3A3A"/>
              </w:rPr>
              <w:t>High</w:t>
            </w:r>
          </w:p>
        </w:tc>
      </w:tr>
      <w:tr w:rsidR="00497641" w14:paraId="28C8E4E7"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50999EBA" w14:textId="77777777" w:rsidR="00497641" w:rsidRDefault="00000000">
            <w:pPr>
              <w:rPr>
                <w:color w:val="3A3A3A"/>
              </w:rPr>
            </w:pPr>
            <w:r>
              <w:rPr>
                <w:b/>
                <w:color w:val="3A3A3A"/>
              </w:rPr>
              <w:t>Environment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306B196B" w14:textId="77777777" w:rsidR="00497641" w:rsidRDefault="00000000">
            <w:pPr>
              <w:rPr>
                <w:color w:val="3A3A3A"/>
              </w:rPr>
            </w:pPr>
            <w:r>
              <w:rPr>
                <w:color w:val="3A3A3A"/>
              </w:rPr>
              <w:t>OS: Windows (x86) 11</w:t>
            </w:r>
          </w:p>
          <w:p w14:paraId="17BADB2A" w14:textId="77777777" w:rsidR="00497641" w:rsidRDefault="00000000">
            <w:pPr>
              <w:rPr>
                <w:color w:val="3A3A3A"/>
              </w:rPr>
            </w:pPr>
            <w:r>
              <w:rPr>
                <w:color w:val="3A3A3A"/>
              </w:rPr>
              <w:t>Browser: Chrome 124.0.6367.208</w:t>
            </w:r>
          </w:p>
          <w:p w14:paraId="7676A40F" w14:textId="77777777" w:rsidR="00497641" w:rsidRDefault="00000000">
            <w:pPr>
              <w:rPr>
                <w:color w:val="3A3A3A"/>
              </w:rPr>
            </w:pPr>
            <w:r>
              <w:rPr>
                <w:color w:val="3A3A3A"/>
              </w:rPr>
              <w:t>Window size: 1536x730</w:t>
            </w:r>
          </w:p>
          <w:p w14:paraId="4080D06E" w14:textId="77777777" w:rsidR="00497641" w:rsidRDefault="00000000">
            <w:pPr>
              <w:rPr>
                <w:color w:val="3A3A3A"/>
              </w:rPr>
            </w:pPr>
            <w:r>
              <w:rPr>
                <w:color w:val="3A3A3A"/>
              </w:rPr>
              <w:t>Device: HP Laptop</w:t>
            </w:r>
          </w:p>
        </w:tc>
      </w:tr>
    </w:tbl>
    <w:p w14:paraId="3E023CB2" w14:textId="77777777" w:rsidR="00497641" w:rsidRDefault="00497641"/>
    <w:p w14:paraId="76DF5D24" w14:textId="77777777" w:rsidR="00497641" w:rsidRDefault="00497641"/>
    <w:p w14:paraId="1FF68306" w14:textId="13801A99" w:rsidR="00497641" w:rsidRDefault="001628F9">
      <w:r>
        <w:rPr>
          <w:b/>
          <w:noProof/>
          <w:color w:val="38761D"/>
          <w:sz w:val="26"/>
          <w:szCs w:val="26"/>
          <w:u w:val="single"/>
        </w:rPr>
        <mc:AlternateContent>
          <mc:Choice Requires="wps">
            <w:drawing>
              <wp:anchor distT="0" distB="0" distL="114300" distR="114300" simplePos="0" relativeHeight="251730944" behindDoc="0" locked="0" layoutInCell="1" allowOverlap="1" wp14:anchorId="3489135C" wp14:editId="09B8779B">
                <wp:simplePos x="0" y="0"/>
                <wp:positionH relativeFrom="column">
                  <wp:posOffset>0</wp:posOffset>
                </wp:positionH>
                <wp:positionV relativeFrom="paragraph">
                  <wp:posOffset>38100</wp:posOffset>
                </wp:positionV>
                <wp:extent cx="5985163" cy="0"/>
                <wp:effectExtent l="38100" t="38100" r="73025" b="95250"/>
                <wp:wrapNone/>
                <wp:docPr id="1994519116" name="Straight Connector 21"/>
                <wp:cNvGraphicFramePr/>
                <a:graphic xmlns:a="http://schemas.openxmlformats.org/drawingml/2006/main">
                  <a:graphicData uri="http://schemas.microsoft.com/office/word/2010/wordprocessingShape">
                    <wps:wsp>
                      <wps:cNvCnPr/>
                      <wps:spPr>
                        <a:xfrm>
                          <a:off x="0" y="0"/>
                          <a:ext cx="598516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3C9308" id="Straight Connector 21"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0,3pt" to="471.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" strokecolor="#4f81bd [3204]" strokeweight="2pt">
                <v:shadow on="t" color="black" opacity="24903f" origin=",.5" offset="0,.55556mm"/>
              </v:line>
            </w:pict>
          </mc:Fallback>
        </mc:AlternateContent>
      </w:r>
    </w:p>
    <w:p w14:paraId="6AE47078" w14:textId="77777777" w:rsidR="001628F9" w:rsidRDefault="001628F9">
      <w:pPr>
        <w:rPr>
          <w:b/>
          <w:color w:val="38761D"/>
          <w:sz w:val="26"/>
          <w:szCs w:val="26"/>
          <w:u w:val="single"/>
        </w:rPr>
      </w:pPr>
    </w:p>
    <w:p w14:paraId="4F0D5059" w14:textId="2F002DCB" w:rsidR="00497641" w:rsidRDefault="00000000">
      <w:pPr>
        <w:rPr>
          <w:b/>
          <w:color w:val="38761D"/>
          <w:sz w:val="26"/>
          <w:szCs w:val="26"/>
          <w:u w:val="single"/>
        </w:rPr>
      </w:pPr>
      <w:r>
        <w:rPr>
          <w:b/>
          <w:color w:val="38761D"/>
          <w:sz w:val="26"/>
          <w:szCs w:val="26"/>
          <w:u w:val="single"/>
        </w:rPr>
        <w:t>Report: 1</w:t>
      </w:r>
      <w:r w:rsidR="001628F9">
        <w:rPr>
          <w:b/>
          <w:color w:val="38761D"/>
          <w:sz w:val="26"/>
          <w:szCs w:val="26"/>
          <w:u w:val="single"/>
        </w:rPr>
        <w:t>2</w:t>
      </w:r>
    </w:p>
    <w:p w14:paraId="4CD057FF" w14:textId="77777777" w:rsidR="00497641" w:rsidRDefault="00497641">
      <w:pPr>
        <w:rPr>
          <w:b/>
          <w:color w:val="38761D"/>
          <w:sz w:val="26"/>
          <w:szCs w:val="26"/>
          <w:u w:val="single"/>
        </w:rPr>
      </w:pPr>
    </w:p>
    <w:p w14:paraId="6FCCC087" w14:textId="77777777" w:rsidR="00497641" w:rsidRDefault="00000000">
      <w:pPr>
        <w:rPr>
          <w:b/>
        </w:rPr>
      </w:pPr>
      <w:r>
        <w:rPr>
          <w:b/>
        </w:rPr>
        <w:t>Component / Module: Sign Up Page/ Password Field</w:t>
      </w:r>
    </w:p>
    <w:p w14:paraId="1D02F4A7" w14:textId="77777777" w:rsidR="00497641" w:rsidRDefault="00000000">
      <w:pPr>
        <w:rPr>
          <w:b/>
        </w:rPr>
      </w:pPr>
      <w:r>
        <w:rPr>
          <w:b/>
        </w:rPr>
        <w:t xml:space="preserve">Reporter: </w:t>
      </w:r>
      <w:r>
        <w:rPr>
          <w:b/>
        </w:rPr>
        <w:tab/>
      </w:r>
      <w:r>
        <w:rPr>
          <w:b/>
        </w:rPr>
        <w:tab/>
        <w:t>Swastika Thapa</w:t>
      </w:r>
    </w:p>
    <w:p w14:paraId="15707D04" w14:textId="77777777" w:rsidR="00497641" w:rsidRDefault="00000000">
      <w:pPr>
        <w:rPr>
          <w:b/>
        </w:rPr>
      </w:pPr>
      <w:r>
        <w:rPr>
          <w:b/>
        </w:rPr>
        <w:t xml:space="preserve">Date: </w:t>
      </w:r>
      <w:r>
        <w:rPr>
          <w:b/>
        </w:rPr>
        <w:tab/>
      </w:r>
      <w:r>
        <w:rPr>
          <w:b/>
        </w:rPr>
        <w:tab/>
      </w:r>
      <w:r>
        <w:rPr>
          <w:b/>
        </w:rPr>
        <w:tab/>
        <w:t>26-05-2024</w:t>
      </w:r>
    </w:p>
    <w:p w14:paraId="1778CDD5" w14:textId="466FBE46" w:rsidR="00497641" w:rsidRDefault="00000000">
      <w:pPr>
        <w:rPr>
          <w:b/>
        </w:rPr>
      </w:pPr>
      <w:r>
        <w:rPr>
          <w:b/>
        </w:rPr>
        <w:t>Reviewer:</w:t>
      </w:r>
      <w:r>
        <w:rPr>
          <w:b/>
        </w:rPr>
        <w:tab/>
      </w:r>
      <w:r>
        <w:rPr>
          <w:b/>
        </w:rPr>
        <w:tab/>
      </w:r>
      <w:r w:rsidR="00E23EC2">
        <w:rPr>
          <w:b/>
        </w:rPr>
        <w:t>Paramananda</w:t>
      </w:r>
      <w:r>
        <w:rPr>
          <w:b/>
        </w:rPr>
        <w:t xml:space="preserve"> Lal Karn</w:t>
      </w:r>
    </w:p>
    <w:p w14:paraId="107D33E2" w14:textId="77777777" w:rsidR="00497641" w:rsidRDefault="00497641"/>
    <w:p w14:paraId="2E3C0DDD" w14:textId="77777777" w:rsidR="00497641" w:rsidRDefault="00497641"/>
    <w:tbl>
      <w:tblPr>
        <w:tblStyle w:val="a9"/>
        <w:tblW w:w="946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3075"/>
        <w:gridCol w:w="6390"/>
      </w:tblGrid>
      <w:tr w:rsidR="00497641" w14:paraId="77F6589C" w14:textId="77777777">
        <w:trPr>
          <w:trHeight w:val="992"/>
        </w:trPr>
        <w:tc>
          <w:tcPr>
            <w:tcW w:w="3075" w:type="dxa"/>
            <w:tcBorders>
              <w:top w:val="nil"/>
              <w:left w:val="nil"/>
              <w:bottom w:val="nil"/>
              <w:right w:val="nil"/>
            </w:tcBorders>
            <w:shd w:val="clear" w:color="auto" w:fill="F3F3F3"/>
            <w:tcMar>
              <w:top w:w="100" w:type="dxa"/>
              <w:left w:w="100" w:type="dxa"/>
              <w:bottom w:w="100" w:type="dxa"/>
              <w:right w:w="100" w:type="dxa"/>
            </w:tcMar>
          </w:tcPr>
          <w:p w14:paraId="50ECA9EE" w14:textId="77777777" w:rsidR="00497641" w:rsidRDefault="00497641">
            <w:pPr>
              <w:rPr>
                <w:b/>
                <w:color w:val="3A3A3A"/>
              </w:rPr>
            </w:pPr>
          </w:p>
          <w:p w14:paraId="223FF6B7" w14:textId="77777777" w:rsidR="00497641" w:rsidRDefault="00000000">
            <w:pPr>
              <w:rPr>
                <w:b/>
                <w:color w:val="3A3A3A"/>
              </w:rPr>
            </w:pPr>
            <w:r>
              <w:rPr>
                <w:b/>
                <w:color w:val="3A3A3A"/>
              </w:rPr>
              <w:t>Defect ID</w:t>
            </w:r>
          </w:p>
          <w:p w14:paraId="0AE88980" w14:textId="77777777" w:rsidR="00497641" w:rsidRDefault="00497641">
            <w:pPr>
              <w:rPr>
                <w:b/>
                <w:color w:val="3A3A3A"/>
              </w:rPr>
            </w:pPr>
          </w:p>
        </w:tc>
        <w:tc>
          <w:tcPr>
            <w:tcW w:w="6390" w:type="dxa"/>
            <w:tcBorders>
              <w:top w:val="nil"/>
              <w:left w:val="nil"/>
              <w:bottom w:val="nil"/>
              <w:right w:val="nil"/>
            </w:tcBorders>
            <w:shd w:val="clear" w:color="auto" w:fill="F3F3F3"/>
            <w:tcMar>
              <w:top w:w="100" w:type="dxa"/>
              <w:left w:w="100" w:type="dxa"/>
              <w:bottom w:w="100" w:type="dxa"/>
              <w:right w:w="100" w:type="dxa"/>
            </w:tcMar>
          </w:tcPr>
          <w:p w14:paraId="15EF9DC3" w14:textId="77777777" w:rsidR="00497641" w:rsidRDefault="00497641">
            <w:pPr>
              <w:rPr>
                <w:color w:val="3A3A3A"/>
              </w:rPr>
            </w:pPr>
          </w:p>
          <w:p w14:paraId="24840667" w14:textId="77777777" w:rsidR="00497641" w:rsidRDefault="00000000">
            <w:pPr>
              <w:rPr>
                <w:color w:val="3A3A3A"/>
              </w:rPr>
            </w:pPr>
            <w:r>
              <w:rPr>
                <w:color w:val="3A3A3A"/>
              </w:rPr>
              <w:t>TC_115</w:t>
            </w:r>
          </w:p>
        </w:tc>
      </w:tr>
      <w:tr w:rsidR="00497641" w14:paraId="14E44094"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40B2458B" w14:textId="77777777" w:rsidR="00497641" w:rsidRDefault="00497641">
            <w:pPr>
              <w:rPr>
                <w:b/>
                <w:color w:val="3A3A3A"/>
              </w:rPr>
            </w:pPr>
          </w:p>
          <w:p w14:paraId="1222BC7E" w14:textId="77777777" w:rsidR="00497641" w:rsidRDefault="00000000">
            <w:pPr>
              <w:rPr>
                <w:color w:val="3A3A3A"/>
              </w:rPr>
            </w:pPr>
            <w:r>
              <w:rPr>
                <w:b/>
                <w:color w:val="3A3A3A"/>
              </w:rPr>
              <w:t>Defect Title</w:t>
            </w:r>
          </w:p>
        </w:tc>
        <w:tc>
          <w:tcPr>
            <w:tcW w:w="6390" w:type="dxa"/>
            <w:tcBorders>
              <w:top w:val="single" w:sz="5" w:space="0" w:color="DDDDDD"/>
              <w:left w:val="nil"/>
              <w:bottom w:val="nil"/>
              <w:right w:val="nil"/>
            </w:tcBorders>
            <w:tcMar>
              <w:top w:w="100" w:type="dxa"/>
              <w:left w:w="100" w:type="dxa"/>
              <w:bottom w:w="100" w:type="dxa"/>
              <w:right w:w="100" w:type="dxa"/>
            </w:tcMar>
          </w:tcPr>
          <w:p w14:paraId="59A5DCD4" w14:textId="77777777" w:rsidR="00497641" w:rsidRDefault="00497641">
            <w:pPr>
              <w:rPr>
                <w:color w:val="3A3A3A"/>
              </w:rPr>
            </w:pPr>
          </w:p>
          <w:p w14:paraId="4B158D8D" w14:textId="77777777" w:rsidR="00497641" w:rsidRDefault="00000000">
            <w:pPr>
              <w:rPr>
                <w:color w:val="3A3A3A"/>
              </w:rPr>
            </w:pPr>
            <w:r>
              <w:rPr>
                <w:color w:val="3A3A3A"/>
              </w:rPr>
              <w:t>The system accepts space as a password.</w:t>
            </w:r>
          </w:p>
        </w:tc>
      </w:tr>
      <w:tr w:rsidR="00497641" w14:paraId="0BA6EABA"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138E25E4" w14:textId="77777777" w:rsidR="00497641" w:rsidRDefault="00497641">
            <w:pPr>
              <w:rPr>
                <w:b/>
                <w:color w:val="3A3A3A"/>
              </w:rPr>
            </w:pPr>
          </w:p>
          <w:p w14:paraId="4F50512D" w14:textId="77777777" w:rsidR="00497641" w:rsidRDefault="00000000">
            <w:pPr>
              <w:rPr>
                <w:b/>
                <w:color w:val="3A3A3A"/>
              </w:rPr>
            </w:pPr>
            <w:r>
              <w:rPr>
                <w:b/>
                <w:color w:val="3A3A3A"/>
              </w:rPr>
              <w:t>Module affected</w:t>
            </w:r>
          </w:p>
          <w:p w14:paraId="574711C6"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5C81BE62" w14:textId="77777777" w:rsidR="00497641" w:rsidRDefault="00497641">
            <w:pPr>
              <w:rPr>
                <w:color w:val="3A3A3A"/>
              </w:rPr>
            </w:pPr>
          </w:p>
          <w:p w14:paraId="78718D31" w14:textId="77777777" w:rsidR="00497641" w:rsidRDefault="00000000">
            <w:pPr>
              <w:rPr>
                <w:color w:val="3A3A3A"/>
              </w:rPr>
            </w:pPr>
            <w:r>
              <w:rPr>
                <w:color w:val="3A3A3A"/>
              </w:rPr>
              <w:t>Sign Up Page/ Password Field</w:t>
            </w:r>
          </w:p>
          <w:p w14:paraId="3742779A" w14:textId="77777777" w:rsidR="00497641" w:rsidRDefault="00497641">
            <w:pPr>
              <w:rPr>
                <w:color w:val="3A3A3A"/>
              </w:rPr>
            </w:pPr>
          </w:p>
          <w:p w14:paraId="0BF330E1" w14:textId="77777777" w:rsidR="00497641" w:rsidRDefault="00497641">
            <w:pPr>
              <w:rPr>
                <w:color w:val="3A3A3A"/>
              </w:rPr>
            </w:pPr>
          </w:p>
        </w:tc>
      </w:tr>
      <w:tr w:rsidR="00497641" w14:paraId="30E6446E"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1D87A3E2" w14:textId="77777777" w:rsidR="00497641" w:rsidRDefault="00497641">
            <w:pPr>
              <w:rPr>
                <w:b/>
                <w:color w:val="3A3A3A"/>
              </w:rPr>
            </w:pPr>
          </w:p>
          <w:p w14:paraId="77A6E56C" w14:textId="77777777" w:rsidR="00497641" w:rsidRDefault="00000000">
            <w:pPr>
              <w:rPr>
                <w:b/>
                <w:color w:val="3A3A3A"/>
              </w:rPr>
            </w:pPr>
            <w:r>
              <w:rPr>
                <w:b/>
                <w:color w:val="3A3A3A"/>
              </w:rPr>
              <w:t>Reporter</w:t>
            </w:r>
          </w:p>
        </w:tc>
        <w:tc>
          <w:tcPr>
            <w:tcW w:w="6390" w:type="dxa"/>
            <w:tcBorders>
              <w:top w:val="single" w:sz="5" w:space="0" w:color="DDDDDD"/>
              <w:left w:val="nil"/>
              <w:bottom w:val="nil"/>
              <w:right w:val="nil"/>
            </w:tcBorders>
            <w:tcMar>
              <w:top w:w="100" w:type="dxa"/>
              <w:left w:w="100" w:type="dxa"/>
              <w:bottom w:w="100" w:type="dxa"/>
              <w:right w:w="100" w:type="dxa"/>
            </w:tcMar>
          </w:tcPr>
          <w:p w14:paraId="58BC55A5" w14:textId="77777777" w:rsidR="00497641" w:rsidRDefault="00497641">
            <w:pPr>
              <w:rPr>
                <w:color w:val="3A3A3A"/>
              </w:rPr>
            </w:pPr>
          </w:p>
          <w:p w14:paraId="4C2E8D0F" w14:textId="77777777" w:rsidR="00497641" w:rsidRDefault="00000000">
            <w:pPr>
              <w:rPr>
                <w:color w:val="3A3A3A"/>
              </w:rPr>
            </w:pPr>
            <w:r>
              <w:rPr>
                <w:color w:val="3A3A3A"/>
              </w:rPr>
              <w:t>Swastika Thapa</w:t>
            </w:r>
          </w:p>
        </w:tc>
      </w:tr>
      <w:tr w:rsidR="00497641" w14:paraId="49E6BECA"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0CDBEA7C" w14:textId="77777777" w:rsidR="00497641" w:rsidRDefault="00497641">
            <w:pPr>
              <w:rPr>
                <w:b/>
                <w:color w:val="3A3A3A"/>
              </w:rPr>
            </w:pPr>
          </w:p>
          <w:p w14:paraId="6BBF4533" w14:textId="77777777" w:rsidR="00497641" w:rsidRDefault="00000000">
            <w:pPr>
              <w:rPr>
                <w:b/>
                <w:color w:val="3A3A3A"/>
              </w:rPr>
            </w:pPr>
            <w:r>
              <w:rPr>
                <w:b/>
                <w:color w:val="3A3A3A"/>
              </w:rPr>
              <w:t>Reported on</w:t>
            </w:r>
          </w:p>
          <w:p w14:paraId="23CEB189"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4B7D9FEC" w14:textId="77777777" w:rsidR="00497641" w:rsidRDefault="00497641">
            <w:pPr>
              <w:rPr>
                <w:color w:val="3A3A3A"/>
              </w:rPr>
            </w:pPr>
          </w:p>
          <w:p w14:paraId="2D6D01B1" w14:textId="77777777" w:rsidR="00497641" w:rsidRDefault="00000000">
            <w:pPr>
              <w:rPr>
                <w:color w:val="3A3A3A"/>
              </w:rPr>
            </w:pPr>
            <w:r>
              <w:rPr>
                <w:color w:val="3A3A3A"/>
              </w:rPr>
              <w:t>26-05-2024</w:t>
            </w:r>
          </w:p>
        </w:tc>
      </w:tr>
      <w:tr w:rsidR="00497641" w14:paraId="663D1072"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34321CE8" w14:textId="77777777" w:rsidR="00497641" w:rsidRDefault="00497641">
            <w:pPr>
              <w:rPr>
                <w:b/>
                <w:color w:val="3A3A3A"/>
              </w:rPr>
            </w:pPr>
          </w:p>
          <w:p w14:paraId="018BBBBD" w14:textId="77777777" w:rsidR="00497641" w:rsidRDefault="00000000">
            <w:pPr>
              <w:rPr>
                <w:b/>
                <w:color w:val="3A3A3A"/>
              </w:rPr>
            </w:pPr>
            <w:r>
              <w:rPr>
                <w:b/>
                <w:color w:val="3A3A3A"/>
              </w:rPr>
              <w:t>Status</w:t>
            </w:r>
          </w:p>
          <w:p w14:paraId="68ADF1C3"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7420B734" w14:textId="77777777" w:rsidR="00497641" w:rsidRDefault="00497641">
            <w:pPr>
              <w:rPr>
                <w:color w:val="3A3A3A"/>
              </w:rPr>
            </w:pPr>
          </w:p>
          <w:p w14:paraId="26214ABE" w14:textId="77777777" w:rsidR="00497641" w:rsidRDefault="00000000">
            <w:pPr>
              <w:rPr>
                <w:color w:val="3A3A3A"/>
              </w:rPr>
            </w:pPr>
            <w:r>
              <w:rPr>
                <w:color w:val="3A3A3A"/>
              </w:rPr>
              <w:t>New</w:t>
            </w:r>
          </w:p>
        </w:tc>
      </w:tr>
      <w:tr w:rsidR="00497641" w14:paraId="4C2CF6C3"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4FACD2CF" w14:textId="77777777" w:rsidR="00497641" w:rsidRDefault="00497641">
            <w:pPr>
              <w:rPr>
                <w:b/>
                <w:color w:val="3A3A3A"/>
              </w:rPr>
            </w:pPr>
          </w:p>
          <w:p w14:paraId="34203088" w14:textId="77777777" w:rsidR="00497641" w:rsidRDefault="00000000">
            <w:pPr>
              <w:rPr>
                <w:b/>
                <w:color w:val="3A3A3A"/>
              </w:rPr>
            </w:pPr>
            <w:r>
              <w:rPr>
                <w:b/>
                <w:color w:val="3A3A3A"/>
              </w:rPr>
              <w:t>Assigned To</w:t>
            </w:r>
          </w:p>
          <w:p w14:paraId="51F2A95F"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655884CA" w14:textId="77777777" w:rsidR="00497641" w:rsidRDefault="00497641">
            <w:pPr>
              <w:rPr>
                <w:color w:val="3A3A3A"/>
              </w:rPr>
            </w:pPr>
          </w:p>
          <w:p w14:paraId="0FEB2D13" w14:textId="77777777" w:rsidR="00497641" w:rsidRDefault="00000000">
            <w:pPr>
              <w:rPr>
                <w:color w:val="3A3A3A"/>
              </w:rPr>
            </w:pPr>
            <w:r>
              <w:rPr>
                <w:color w:val="3A3A3A"/>
              </w:rPr>
              <w:t>Developer ABC</w:t>
            </w:r>
          </w:p>
        </w:tc>
      </w:tr>
      <w:tr w:rsidR="00497641" w14:paraId="5BF9CF45" w14:textId="77777777">
        <w:trPr>
          <w:trHeight w:val="1965"/>
        </w:trPr>
        <w:tc>
          <w:tcPr>
            <w:tcW w:w="3075" w:type="dxa"/>
            <w:tcBorders>
              <w:top w:val="single" w:sz="5" w:space="0" w:color="DDDDDD"/>
              <w:left w:val="nil"/>
              <w:bottom w:val="nil"/>
              <w:right w:val="nil"/>
            </w:tcBorders>
            <w:tcMar>
              <w:top w:w="100" w:type="dxa"/>
              <w:left w:w="100" w:type="dxa"/>
              <w:bottom w:w="100" w:type="dxa"/>
              <w:right w:w="100" w:type="dxa"/>
            </w:tcMar>
          </w:tcPr>
          <w:p w14:paraId="74036DE7" w14:textId="77777777" w:rsidR="00497641" w:rsidRDefault="00497641">
            <w:pPr>
              <w:rPr>
                <w:b/>
                <w:color w:val="3A3A3A"/>
              </w:rPr>
            </w:pPr>
          </w:p>
          <w:p w14:paraId="429C39AB" w14:textId="77777777" w:rsidR="00497641" w:rsidRDefault="00497641">
            <w:pPr>
              <w:rPr>
                <w:b/>
                <w:color w:val="3A3A3A"/>
              </w:rPr>
            </w:pPr>
          </w:p>
          <w:p w14:paraId="7E5D2D9C" w14:textId="77777777" w:rsidR="00497641" w:rsidRDefault="00000000">
            <w:pPr>
              <w:rPr>
                <w:color w:val="3A3A3A"/>
              </w:rPr>
            </w:pPr>
            <w:r>
              <w:rPr>
                <w:b/>
                <w:color w:val="3A3A3A"/>
              </w:rPr>
              <w:t>Defect Description</w:t>
            </w:r>
          </w:p>
        </w:tc>
        <w:tc>
          <w:tcPr>
            <w:tcW w:w="6390" w:type="dxa"/>
            <w:tcBorders>
              <w:top w:val="single" w:sz="5" w:space="0" w:color="DDDDDD"/>
              <w:left w:val="nil"/>
              <w:bottom w:val="nil"/>
              <w:right w:val="nil"/>
            </w:tcBorders>
            <w:tcMar>
              <w:top w:w="100" w:type="dxa"/>
              <w:left w:w="100" w:type="dxa"/>
              <w:bottom w:w="100" w:type="dxa"/>
              <w:right w:w="100" w:type="dxa"/>
            </w:tcMar>
          </w:tcPr>
          <w:p w14:paraId="57ABA75E" w14:textId="77777777" w:rsidR="00497641" w:rsidRDefault="00497641">
            <w:pPr>
              <w:rPr>
                <w:color w:val="3A3A3A"/>
              </w:rPr>
            </w:pPr>
          </w:p>
          <w:p w14:paraId="6F4097FD" w14:textId="77777777" w:rsidR="00497641" w:rsidRDefault="00497641">
            <w:pPr>
              <w:jc w:val="both"/>
              <w:rPr>
                <w:color w:val="3A3A3A"/>
              </w:rPr>
            </w:pPr>
          </w:p>
          <w:p w14:paraId="1C13B2C2" w14:textId="77777777" w:rsidR="00497641" w:rsidRDefault="00000000">
            <w:pPr>
              <w:jc w:val="both"/>
              <w:rPr>
                <w:color w:val="3A3A3A"/>
              </w:rPr>
            </w:pPr>
            <w:r>
              <w:rPr>
                <w:color w:val="3A3A3A"/>
              </w:rPr>
              <w:t>Systems accept space as a password which can lead to security vulnerabilities because it can be easily guessed by attackers or even accidentally entered.</w:t>
            </w:r>
          </w:p>
          <w:p w14:paraId="3ABD7B0B" w14:textId="77777777" w:rsidR="00497641" w:rsidRDefault="00497641">
            <w:pPr>
              <w:jc w:val="both"/>
              <w:rPr>
                <w:color w:val="3A3A3A"/>
              </w:rPr>
            </w:pPr>
          </w:p>
          <w:p w14:paraId="1226222D" w14:textId="77777777" w:rsidR="00497641" w:rsidRDefault="00497641">
            <w:pPr>
              <w:jc w:val="both"/>
              <w:rPr>
                <w:color w:val="3A3A3A"/>
              </w:rPr>
            </w:pPr>
          </w:p>
        </w:tc>
      </w:tr>
      <w:tr w:rsidR="00497641" w14:paraId="197D505E" w14:textId="77777777">
        <w:trPr>
          <w:trHeight w:val="1545"/>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19916961" w14:textId="77777777" w:rsidR="00497641" w:rsidRDefault="00497641">
            <w:pPr>
              <w:rPr>
                <w:b/>
                <w:color w:val="3A3A3A"/>
              </w:rPr>
            </w:pPr>
          </w:p>
          <w:p w14:paraId="7A846382" w14:textId="77777777" w:rsidR="00497641" w:rsidRDefault="00000000">
            <w:pPr>
              <w:rPr>
                <w:color w:val="3A3A3A"/>
              </w:rPr>
            </w:pPr>
            <w:r>
              <w:rPr>
                <w:b/>
                <w:color w:val="3A3A3A"/>
              </w:rPr>
              <w:t>Steps to reproduce</w:t>
            </w:r>
          </w:p>
          <w:p w14:paraId="43EA780C"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150C4E16" w14:textId="77777777" w:rsidR="00497641" w:rsidRDefault="00497641">
            <w:pPr>
              <w:ind w:left="720"/>
              <w:rPr>
                <w:color w:val="3A3A3A"/>
              </w:rPr>
            </w:pPr>
          </w:p>
          <w:p w14:paraId="141C60C9" w14:textId="77777777" w:rsidR="00497641" w:rsidRDefault="00000000">
            <w:pPr>
              <w:rPr>
                <w:color w:val="3A3A3A"/>
              </w:rPr>
            </w:pPr>
            <w:r>
              <w:rPr>
                <w:color w:val="3A3A3A"/>
              </w:rPr>
              <w:t>1. Open the website with valid URL</w:t>
            </w:r>
          </w:p>
          <w:p w14:paraId="1FB9BABD" w14:textId="77777777" w:rsidR="00497641" w:rsidRDefault="00000000">
            <w:pPr>
              <w:rPr>
                <w:color w:val="3A3A3A"/>
              </w:rPr>
            </w:pPr>
            <w:r>
              <w:rPr>
                <w:color w:val="3A3A3A"/>
              </w:rPr>
              <w:t>2. Navigate to home page.</w:t>
            </w:r>
          </w:p>
          <w:p w14:paraId="333DB595" w14:textId="77777777" w:rsidR="00497641" w:rsidRDefault="00000000">
            <w:pPr>
              <w:rPr>
                <w:color w:val="3A3A3A"/>
              </w:rPr>
            </w:pPr>
            <w:r>
              <w:rPr>
                <w:color w:val="3A3A3A"/>
              </w:rPr>
              <w:t>3. Click Create an Account link.</w:t>
            </w:r>
          </w:p>
          <w:p w14:paraId="616BF58F" w14:textId="77777777" w:rsidR="00497641" w:rsidRDefault="00000000">
            <w:pPr>
              <w:rPr>
                <w:color w:val="3A3A3A"/>
              </w:rPr>
            </w:pPr>
            <w:r>
              <w:rPr>
                <w:color w:val="3A3A3A"/>
              </w:rPr>
              <w:t>4. Enter space in the password.</w:t>
            </w:r>
          </w:p>
          <w:p w14:paraId="05B86664" w14:textId="77777777" w:rsidR="00497641" w:rsidRDefault="00000000">
            <w:pPr>
              <w:rPr>
                <w:color w:val="3A3A3A"/>
              </w:rPr>
            </w:pPr>
            <w:r>
              <w:rPr>
                <w:color w:val="3A3A3A"/>
              </w:rPr>
              <w:t>5. Fill up other input field.</w:t>
            </w:r>
          </w:p>
          <w:p w14:paraId="0E3CABF9" w14:textId="77777777" w:rsidR="00497641" w:rsidRDefault="00000000">
            <w:pPr>
              <w:rPr>
                <w:color w:val="3A3A3A"/>
              </w:rPr>
            </w:pPr>
            <w:r>
              <w:rPr>
                <w:color w:val="3A3A3A"/>
              </w:rPr>
              <w:t>6. Click "Create an Account" button.</w:t>
            </w:r>
          </w:p>
          <w:p w14:paraId="489E384A" w14:textId="77777777" w:rsidR="00497641" w:rsidRDefault="00497641">
            <w:pPr>
              <w:rPr>
                <w:color w:val="3A3A3A"/>
              </w:rPr>
            </w:pPr>
          </w:p>
          <w:p w14:paraId="78E237A3" w14:textId="77777777" w:rsidR="00497641" w:rsidRDefault="00497641">
            <w:pPr>
              <w:rPr>
                <w:color w:val="3A3A3A"/>
              </w:rPr>
            </w:pPr>
          </w:p>
        </w:tc>
      </w:tr>
      <w:tr w:rsidR="00497641" w14:paraId="0E2D078D"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7780EC34" w14:textId="77777777" w:rsidR="00497641" w:rsidRDefault="00497641">
            <w:pPr>
              <w:rPr>
                <w:b/>
                <w:color w:val="3A3A3A"/>
              </w:rPr>
            </w:pPr>
          </w:p>
          <w:p w14:paraId="27F280BA" w14:textId="77777777" w:rsidR="00497641" w:rsidRDefault="00497641">
            <w:pPr>
              <w:rPr>
                <w:b/>
                <w:color w:val="3A3A3A"/>
              </w:rPr>
            </w:pPr>
          </w:p>
          <w:p w14:paraId="1D412089" w14:textId="77777777" w:rsidR="00497641" w:rsidRDefault="00000000">
            <w:pPr>
              <w:rPr>
                <w:b/>
                <w:color w:val="3A3A3A"/>
              </w:rPr>
            </w:pPr>
            <w:r>
              <w:rPr>
                <w:b/>
                <w:color w:val="3A3A3A"/>
              </w:rPr>
              <w:t>Expected Result</w:t>
            </w:r>
          </w:p>
          <w:p w14:paraId="6689EDC0"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5472D19D" w14:textId="77777777" w:rsidR="00497641" w:rsidRDefault="00497641">
            <w:pPr>
              <w:rPr>
                <w:color w:val="3A3A3A"/>
              </w:rPr>
            </w:pPr>
          </w:p>
          <w:p w14:paraId="53E05F55" w14:textId="77777777" w:rsidR="00497641" w:rsidRDefault="00497641">
            <w:pPr>
              <w:rPr>
                <w:color w:val="3A3A3A"/>
              </w:rPr>
            </w:pPr>
          </w:p>
          <w:p w14:paraId="61B61DEA" w14:textId="77777777" w:rsidR="00497641" w:rsidRDefault="00000000">
            <w:pPr>
              <w:rPr>
                <w:color w:val="3A3A3A"/>
              </w:rPr>
            </w:pPr>
            <w:r>
              <w:rPr>
                <w:color w:val="3A3A3A"/>
              </w:rPr>
              <w:t>System should not accept space as a password</w:t>
            </w:r>
          </w:p>
          <w:p w14:paraId="22A67247" w14:textId="77777777" w:rsidR="00497641" w:rsidRDefault="00497641">
            <w:pPr>
              <w:rPr>
                <w:color w:val="3A3A3A"/>
              </w:rPr>
            </w:pPr>
          </w:p>
          <w:p w14:paraId="667AC038" w14:textId="77777777" w:rsidR="00497641" w:rsidRDefault="00497641">
            <w:pPr>
              <w:rPr>
                <w:color w:val="3A3A3A"/>
              </w:rPr>
            </w:pPr>
          </w:p>
        </w:tc>
      </w:tr>
      <w:tr w:rsidR="00497641" w14:paraId="711B499A"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70877294" w14:textId="77777777" w:rsidR="00497641" w:rsidRDefault="00497641">
            <w:pPr>
              <w:rPr>
                <w:b/>
                <w:color w:val="3A3A3A"/>
              </w:rPr>
            </w:pPr>
          </w:p>
          <w:p w14:paraId="1743871D" w14:textId="77777777" w:rsidR="00497641" w:rsidRDefault="00000000">
            <w:pPr>
              <w:rPr>
                <w:color w:val="3A3A3A"/>
              </w:rPr>
            </w:pPr>
            <w:r>
              <w:rPr>
                <w:b/>
                <w:color w:val="3A3A3A"/>
              </w:rPr>
              <w:t>Actual Result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14A31404" w14:textId="77777777" w:rsidR="00497641" w:rsidRDefault="00497641">
            <w:pPr>
              <w:rPr>
                <w:color w:val="3A3A3A"/>
              </w:rPr>
            </w:pPr>
          </w:p>
          <w:p w14:paraId="4F43A4EF" w14:textId="77777777" w:rsidR="00497641" w:rsidRDefault="00000000">
            <w:pPr>
              <w:rPr>
                <w:color w:val="3A3A3A"/>
              </w:rPr>
            </w:pPr>
            <w:r>
              <w:rPr>
                <w:color w:val="3A3A3A"/>
              </w:rPr>
              <w:t>System accept space as a password.</w:t>
            </w:r>
          </w:p>
        </w:tc>
      </w:tr>
      <w:tr w:rsidR="00497641" w14:paraId="2177F8BB" w14:textId="77777777">
        <w:trPr>
          <w:trHeight w:val="3225"/>
        </w:trPr>
        <w:tc>
          <w:tcPr>
            <w:tcW w:w="3075" w:type="dxa"/>
            <w:tcBorders>
              <w:top w:val="single" w:sz="5" w:space="0" w:color="DDDDDD"/>
              <w:left w:val="nil"/>
              <w:bottom w:val="nil"/>
              <w:right w:val="nil"/>
            </w:tcBorders>
            <w:tcMar>
              <w:top w:w="100" w:type="dxa"/>
              <w:left w:w="100" w:type="dxa"/>
              <w:bottom w:w="100" w:type="dxa"/>
              <w:right w:w="100" w:type="dxa"/>
            </w:tcMar>
          </w:tcPr>
          <w:p w14:paraId="3EE37E8C" w14:textId="77777777" w:rsidR="00497641" w:rsidRDefault="00497641">
            <w:pPr>
              <w:rPr>
                <w:b/>
                <w:color w:val="3A3A3A"/>
              </w:rPr>
            </w:pPr>
          </w:p>
          <w:p w14:paraId="387AA663" w14:textId="77777777" w:rsidR="00497641" w:rsidRDefault="00000000">
            <w:pPr>
              <w:rPr>
                <w:color w:val="3A3A3A"/>
              </w:rPr>
            </w:pPr>
            <w:r>
              <w:rPr>
                <w:b/>
                <w:color w:val="3A3A3A"/>
              </w:rPr>
              <w:t>Evidence/attachment</w:t>
            </w:r>
          </w:p>
        </w:tc>
        <w:tc>
          <w:tcPr>
            <w:tcW w:w="6390" w:type="dxa"/>
            <w:tcBorders>
              <w:top w:val="single" w:sz="5" w:space="0" w:color="DDDDDD"/>
              <w:left w:val="nil"/>
              <w:bottom w:val="nil"/>
              <w:right w:val="nil"/>
            </w:tcBorders>
            <w:tcMar>
              <w:top w:w="100" w:type="dxa"/>
              <w:left w:w="100" w:type="dxa"/>
              <w:bottom w:w="100" w:type="dxa"/>
              <w:right w:w="100" w:type="dxa"/>
            </w:tcMar>
          </w:tcPr>
          <w:p w14:paraId="544E0286" w14:textId="77777777" w:rsidR="00497641" w:rsidRDefault="00000000">
            <w:pPr>
              <w:rPr>
                <w:color w:val="3A3A3A"/>
              </w:rPr>
            </w:pPr>
            <w:r>
              <w:rPr>
                <w:color w:val="3A3A3A"/>
              </w:rPr>
              <w:t xml:space="preserve">SS: </w:t>
            </w:r>
          </w:p>
          <w:p w14:paraId="4FC3B15C" w14:textId="77777777" w:rsidR="00497641" w:rsidRDefault="00000000">
            <w:pPr>
              <w:rPr>
                <w:color w:val="3A3A3A"/>
              </w:rPr>
            </w:pPr>
            <w:r>
              <w:rPr>
                <w:noProof/>
                <w:color w:val="3A3A3A"/>
              </w:rPr>
              <w:drawing>
                <wp:inline distT="114300" distB="114300" distL="114300" distR="114300" wp14:anchorId="6BBB8D52" wp14:editId="15297163">
                  <wp:extent cx="3924300" cy="11557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924300" cy="1155700"/>
                          </a:xfrm>
                          <a:prstGeom prst="rect">
                            <a:avLst/>
                          </a:prstGeom>
                          <a:ln/>
                        </pic:spPr>
                      </pic:pic>
                    </a:graphicData>
                  </a:graphic>
                </wp:inline>
              </w:drawing>
            </w:r>
          </w:p>
        </w:tc>
      </w:tr>
      <w:tr w:rsidR="00497641" w14:paraId="1A56E437"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128DDD67" w14:textId="77777777" w:rsidR="00497641" w:rsidRDefault="00497641">
            <w:pPr>
              <w:rPr>
                <w:b/>
                <w:color w:val="3A3A3A"/>
              </w:rPr>
            </w:pPr>
          </w:p>
          <w:p w14:paraId="6773661F" w14:textId="77777777" w:rsidR="00497641" w:rsidRDefault="00000000">
            <w:pPr>
              <w:rPr>
                <w:b/>
                <w:color w:val="3A3A3A"/>
              </w:rPr>
            </w:pPr>
            <w:r>
              <w:rPr>
                <w:b/>
                <w:color w:val="3A3A3A"/>
              </w:rPr>
              <w:t>Severity</w:t>
            </w:r>
          </w:p>
          <w:p w14:paraId="5121ABD2"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13C97B19" w14:textId="77777777" w:rsidR="00497641" w:rsidRDefault="00497641">
            <w:pPr>
              <w:rPr>
                <w:color w:val="3A3A3A"/>
              </w:rPr>
            </w:pPr>
          </w:p>
          <w:p w14:paraId="33841F76" w14:textId="77777777" w:rsidR="00497641" w:rsidRDefault="00000000">
            <w:pPr>
              <w:rPr>
                <w:color w:val="3A3A3A"/>
              </w:rPr>
            </w:pPr>
            <w:r>
              <w:rPr>
                <w:color w:val="3A3A3A"/>
              </w:rPr>
              <w:t>Low</w:t>
            </w:r>
          </w:p>
          <w:p w14:paraId="6EB7C03D" w14:textId="77777777" w:rsidR="00497641" w:rsidRDefault="00497641">
            <w:pPr>
              <w:rPr>
                <w:color w:val="3A3A3A"/>
              </w:rPr>
            </w:pPr>
          </w:p>
        </w:tc>
      </w:tr>
      <w:tr w:rsidR="00497641" w14:paraId="6C207449" w14:textId="77777777">
        <w:trPr>
          <w:trHeight w:val="770"/>
        </w:trPr>
        <w:tc>
          <w:tcPr>
            <w:tcW w:w="3075" w:type="dxa"/>
            <w:tcBorders>
              <w:top w:val="single" w:sz="5" w:space="0" w:color="DDDDDD"/>
              <w:left w:val="nil"/>
              <w:bottom w:val="nil"/>
              <w:right w:val="nil"/>
            </w:tcBorders>
            <w:tcMar>
              <w:top w:w="100" w:type="dxa"/>
              <w:left w:w="100" w:type="dxa"/>
              <w:bottom w:w="100" w:type="dxa"/>
              <w:right w:w="100" w:type="dxa"/>
            </w:tcMar>
          </w:tcPr>
          <w:p w14:paraId="127DD5CB" w14:textId="77777777" w:rsidR="00497641" w:rsidRDefault="00497641">
            <w:pPr>
              <w:rPr>
                <w:b/>
                <w:color w:val="3A3A3A"/>
              </w:rPr>
            </w:pPr>
          </w:p>
          <w:p w14:paraId="007F8EFD" w14:textId="77777777" w:rsidR="00497641" w:rsidRDefault="00000000">
            <w:pPr>
              <w:rPr>
                <w:b/>
                <w:color w:val="3A3A3A"/>
              </w:rPr>
            </w:pPr>
            <w:r>
              <w:rPr>
                <w:b/>
                <w:color w:val="3A3A3A"/>
              </w:rPr>
              <w:t>Priority</w:t>
            </w:r>
          </w:p>
          <w:p w14:paraId="389D22E7"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7F50CB16" w14:textId="77777777" w:rsidR="00497641" w:rsidRDefault="00497641">
            <w:pPr>
              <w:rPr>
                <w:color w:val="3A3A3A"/>
              </w:rPr>
            </w:pPr>
          </w:p>
          <w:p w14:paraId="598C081F" w14:textId="77777777" w:rsidR="00497641" w:rsidRDefault="00000000">
            <w:pPr>
              <w:rPr>
                <w:color w:val="3A3A3A"/>
              </w:rPr>
            </w:pPr>
            <w:r>
              <w:rPr>
                <w:color w:val="3A3A3A"/>
              </w:rPr>
              <w:t>High</w:t>
            </w:r>
          </w:p>
        </w:tc>
      </w:tr>
      <w:tr w:rsidR="00497641" w14:paraId="02CA03B6"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341A0B5B" w14:textId="77777777" w:rsidR="00497641" w:rsidRDefault="00000000">
            <w:pPr>
              <w:rPr>
                <w:color w:val="3A3A3A"/>
              </w:rPr>
            </w:pPr>
            <w:r>
              <w:rPr>
                <w:b/>
                <w:color w:val="3A3A3A"/>
              </w:rPr>
              <w:t>Environment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66327F31" w14:textId="77777777" w:rsidR="00497641" w:rsidRDefault="00000000">
            <w:pPr>
              <w:rPr>
                <w:color w:val="3A3A3A"/>
              </w:rPr>
            </w:pPr>
            <w:r>
              <w:rPr>
                <w:color w:val="3A3A3A"/>
              </w:rPr>
              <w:t>OS: Windows (x86) 11</w:t>
            </w:r>
          </w:p>
          <w:p w14:paraId="3A467289" w14:textId="77777777" w:rsidR="00497641" w:rsidRDefault="00000000">
            <w:pPr>
              <w:rPr>
                <w:color w:val="3A3A3A"/>
              </w:rPr>
            </w:pPr>
            <w:r>
              <w:rPr>
                <w:color w:val="3A3A3A"/>
              </w:rPr>
              <w:t>Browser: Chrome 124.0.6367.208</w:t>
            </w:r>
          </w:p>
          <w:p w14:paraId="3BA4D5A6" w14:textId="77777777" w:rsidR="00497641" w:rsidRDefault="00000000">
            <w:pPr>
              <w:rPr>
                <w:color w:val="3A3A3A"/>
              </w:rPr>
            </w:pPr>
            <w:r>
              <w:rPr>
                <w:color w:val="3A3A3A"/>
              </w:rPr>
              <w:t>Window size: 1536x730</w:t>
            </w:r>
          </w:p>
          <w:p w14:paraId="3DA52004" w14:textId="77777777" w:rsidR="00497641" w:rsidRDefault="00000000">
            <w:pPr>
              <w:rPr>
                <w:color w:val="3A3A3A"/>
              </w:rPr>
            </w:pPr>
            <w:r>
              <w:rPr>
                <w:color w:val="3A3A3A"/>
              </w:rPr>
              <w:t>Device: HP Laptop</w:t>
            </w:r>
          </w:p>
        </w:tc>
      </w:tr>
    </w:tbl>
    <w:p w14:paraId="1AFD10D2" w14:textId="77777777" w:rsidR="00497641" w:rsidRDefault="00497641"/>
    <w:p w14:paraId="797B0880" w14:textId="77777777" w:rsidR="00497641" w:rsidRDefault="00497641"/>
    <w:p w14:paraId="000220E6" w14:textId="34E99838" w:rsidR="00497641" w:rsidRDefault="001628F9">
      <w:r>
        <w:rPr>
          <w:b/>
          <w:noProof/>
          <w:color w:val="38761D"/>
          <w:sz w:val="26"/>
          <w:szCs w:val="26"/>
          <w:u w:val="single"/>
        </w:rPr>
        <mc:AlternateContent>
          <mc:Choice Requires="wps">
            <w:drawing>
              <wp:anchor distT="0" distB="0" distL="114300" distR="114300" simplePos="0" relativeHeight="251732992" behindDoc="0" locked="0" layoutInCell="1" allowOverlap="1" wp14:anchorId="00815D29" wp14:editId="7DDFA5F0">
                <wp:simplePos x="0" y="0"/>
                <wp:positionH relativeFrom="column">
                  <wp:posOffset>0</wp:posOffset>
                </wp:positionH>
                <wp:positionV relativeFrom="paragraph">
                  <wp:posOffset>38100</wp:posOffset>
                </wp:positionV>
                <wp:extent cx="5985163" cy="0"/>
                <wp:effectExtent l="38100" t="38100" r="73025" b="95250"/>
                <wp:wrapNone/>
                <wp:docPr id="2117791441" name="Straight Connector 21"/>
                <wp:cNvGraphicFramePr/>
                <a:graphic xmlns:a="http://schemas.openxmlformats.org/drawingml/2006/main">
                  <a:graphicData uri="http://schemas.microsoft.com/office/word/2010/wordprocessingShape">
                    <wps:wsp>
                      <wps:cNvCnPr/>
                      <wps:spPr>
                        <a:xfrm>
                          <a:off x="0" y="0"/>
                          <a:ext cx="598516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22B2FD" id="Straight Connector 21"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0,3pt" to="471.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" strokecolor="#4f81bd [3204]" strokeweight="2pt">
                <v:shadow on="t" color="black" opacity="24903f" origin=",.5" offset="0,.55556mm"/>
              </v:line>
            </w:pict>
          </mc:Fallback>
        </mc:AlternateContent>
      </w:r>
    </w:p>
    <w:p w14:paraId="6CB4B78C" w14:textId="77777777" w:rsidR="00497641" w:rsidRDefault="00497641"/>
    <w:p w14:paraId="6BF26534" w14:textId="77777777" w:rsidR="00497641" w:rsidRDefault="00497641"/>
    <w:p w14:paraId="4D216085" w14:textId="3E0B5B33" w:rsidR="00497641" w:rsidRDefault="00000000">
      <w:pPr>
        <w:rPr>
          <w:b/>
          <w:color w:val="38761D"/>
          <w:sz w:val="26"/>
          <w:szCs w:val="26"/>
          <w:u w:val="single"/>
        </w:rPr>
      </w:pPr>
      <w:r>
        <w:rPr>
          <w:b/>
          <w:color w:val="38761D"/>
          <w:sz w:val="26"/>
          <w:szCs w:val="26"/>
          <w:u w:val="single"/>
        </w:rPr>
        <w:t>Report: 1</w:t>
      </w:r>
      <w:r w:rsidR="001628F9">
        <w:rPr>
          <w:b/>
          <w:color w:val="38761D"/>
          <w:sz w:val="26"/>
          <w:szCs w:val="26"/>
          <w:u w:val="single"/>
        </w:rPr>
        <w:t>3</w:t>
      </w:r>
    </w:p>
    <w:p w14:paraId="1480A60F" w14:textId="77777777" w:rsidR="00497641" w:rsidRDefault="00497641">
      <w:pPr>
        <w:rPr>
          <w:b/>
          <w:color w:val="38761D"/>
          <w:sz w:val="26"/>
          <w:szCs w:val="26"/>
          <w:u w:val="single"/>
        </w:rPr>
      </w:pPr>
    </w:p>
    <w:p w14:paraId="266F5BD3" w14:textId="77777777" w:rsidR="00497641" w:rsidRDefault="00000000">
      <w:pPr>
        <w:rPr>
          <w:b/>
        </w:rPr>
      </w:pPr>
      <w:r>
        <w:rPr>
          <w:b/>
        </w:rPr>
        <w:t>Component / Module: Sign Up Page/ Email Field</w:t>
      </w:r>
    </w:p>
    <w:p w14:paraId="19228758" w14:textId="77777777" w:rsidR="00497641" w:rsidRDefault="00000000">
      <w:pPr>
        <w:rPr>
          <w:b/>
        </w:rPr>
      </w:pPr>
      <w:r>
        <w:rPr>
          <w:b/>
        </w:rPr>
        <w:t xml:space="preserve">Reporter: </w:t>
      </w:r>
      <w:r>
        <w:rPr>
          <w:b/>
        </w:rPr>
        <w:tab/>
      </w:r>
      <w:r>
        <w:rPr>
          <w:b/>
        </w:rPr>
        <w:tab/>
        <w:t>Swastika Thapa</w:t>
      </w:r>
    </w:p>
    <w:p w14:paraId="5CAEFEB4" w14:textId="77777777" w:rsidR="00497641" w:rsidRDefault="00000000">
      <w:pPr>
        <w:rPr>
          <w:b/>
        </w:rPr>
      </w:pPr>
      <w:r>
        <w:rPr>
          <w:b/>
        </w:rPr>
        <w:t xml:space="preserve">Date: </w:t>
      </w:r>
      <w:r>
        <w:rPr>
          <w:b/>
        </w:rPr>
        <w:tab/>
      </w:r>
      <w:r>
        <w:rPr>
          <w:b/>
        </w:rPr>
        <w:tab/>
      </w:r>
      <w:r>
        <w:rPr>
          <w:b/>
        </w:rPr>
        <w:tab/>
        <w:t>26-05-2024</w:t>
      </w:r>
    </w:p>
    <w:p w14:paraId="406E2106" w14:textId="78195643" w:rsidR="00497641" w:rsidRDefault="00000000">
      <w:r>
        <w:rPr>
          <w:b/>
        </w:rPr>
        <w:t>Reviewer:</w:t>
      </w:r>
      <w:r>
        <w:rPr>
          <w:b/>
        </w:rPr>
        <w:tab/>
      </w:r>
      <w:r>
        <w:rPr>
          <w:b/>
        </w:rPr>
        <w:tab/>
      </w:r>
      <w:r w:rsidR="00E23EC2">
        <w:rPr>
          <w:b/>
        </w:rPr>
        <w:t>Paramananda</w:t>
      </w:r>
      <w:r>
        <w:rPr>
          <w:b/>
        </w:rPr>
        <w:t xml:space="preserve"> Lal Karn</w:t>
      </w:r>
    </w:p>
    <w:p w14:paraId="5BF5B0A7" w14:textId="77777777" w:rsidR="00497641" w:rsidRDefault="00497641"/>
    <w:tbl>
      <w:tblPr>
        <w:tblStyle w:val="aa"/>
        <w:tblW w:w="946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3075"/>
        <w:gridCol w:w="6390"/>
      </w:tblGrid>
      <w:tr w:rsidR="00497641" w14:paraId="2F11D089" w14:textId="77777777">
        <w:trPr>
          <w:trHeight w:val="992"/>
        </w:trPr>
        <w:tc>
          <w:tcPr>
            <w:tcW w:w="3075" w:type="dxa"/>
            <w:tcBorders>
              <w:top w:val="nil"/>
              <w:left w:val="nil"/>
              <w:bottom w:val="nil"/>
              <w:right w:val="nil"/>
            </w:tcBorders>
            <w:shd w:val="clear" w:color="auto" w:fill="F3F3F3"/>
            <w:tcMar>
              <w:top w:w="100" w:type="dxa"/>
              <w:left w:w="100" w:type="dxa"/>
              <w:bottom w:w="100" w:type="dxa"/>
              <w:right w:w="100" w:type="dxa"/>
            </w:tcMar>
          </w:tcPr>
          <w:p w14:paraId="7B86EFD3" w14:textId="77777777" w:rsidR="00497641" w:rsidRDefault="00497641">
            <w:pPr>
              <w:rPr>
                <w:b/>
                <w:color w:val="3A3A3A"/>
              </w:rPr>
            </w:pPr>
          </w:p>
          <w:p w14:paraId="02AB66D8" w14:textId="77777777" w:rsidR="00497641" w:rsidRDefault="00000000">
            <w:pPr>
              <w:rPr>
                <w:b/>
                <w:color w:val="3A3A3A"/>
              </w:rPr>
            </w:pPr>
            <w:r>
              <w:rPr>
                <w:b/>
                <w:color w:val="3A3A3A"/>
              </w:rPr>
              <w:t>Defect ID</w:t>
            </w:r>
          </w:p>
          <w:p w14:paraId="0495233F" w14:textId="77777777" w:rsidR="00497641" w:rsidRDefault="00497641">
            <w:pPr>
              <w:rPr>
                <w:b/>
                <w:color w:val="3A3A3A"/>
              </w:rPr>
            </w:pPr>
          </w:p>
        </w:tc>
        <w:tc>
          <w:tcPr>
            <w:tcW w:w="6390" w:type="dxa"/>
            <w:tcBorders>
              <w:top w:val="nil"/>
              <w:left w:val="nil"/>
              <w:bottom w:val="nil"/>
              <w:right w:val="nil"/>
            </w:tcBorders>
            <w:shd w:val="clear" w:color="auto" w:fill="F3F3F3"/>
            <w:tcMar>
              <w:top w:w="100" w:type="dxa"/>
              <w:left w:w="100" w:type="dxa"/>
              <w:bottom w:w="100" w:type="dxa"/>
              <w:right w:w="100" w:type="dxa"/>
            </w:tcMar>
          </w:tcPr>
          <w:p w14:paraId="6875D2E5" w14:textId="77777777" w:rsidR="00497641" w:rsidRDefault="00497641">
            <w:pPr>
              <w:rPr>
                <w:color w:val="3A3A3A"/>
              </w:rPr>
            </w:pPr>
          </w:p>
          <w:p w14:paraId="0B289611" w14:textId="77777777" w:rsidR="00497641" w:rsidRDefault="00000000">
            <w:pPr>
              <w:rPr>
                <w:color w:val="3A3A3A"/>
              </w:rPr>
            </w:pPr>
            <w:r>
              <w:rPr>
                <w:color w:val="3A3A3A"/>
              </w:rPr>
              <w:t>TC_116</w:t>
            </w:r>
          </w:p>
        </w:tc>
      </w:tr>
      <w:tr w:rsidR="00497641" w14:paraId="0B3B090A"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5979E0C0" w14:textId="77777777" w:rsidR="00497641" w:rsidRDefault="00497641">
            <w:pPr>
              <w:rPr>
                <w:b/>
                <w:color w:val="3A3A3A"/>
              </w:rPr>
            </w:pPr>
          </w:p>
          <w:p w14:paraId="33AFFC71" w14:textId="77777777" w:rsidR="00497641" w:rsidRDefault="00000000">
            <w:pPr>
              <w:rPr>
                <w:color w:val="3A3A3A"/>
              </w:rPr>
            </w:pPr>
            <w:r>
              <w:rPr>
                <w:b/>
                <w:color w:val="3A3A3A"/>
              </w:rPr>
              <w:t>Defect Title</w:t>
            </w:r>
          </w:p>
        </w:tc>
        <w:tc>
          <w:tcPr>
            <w:tcW w:w="6390" w:type="dxa"/>
            <w:tcBorders>
              <w:top w:val="single" w:sz="5" w:space="0" w:color="DDDDDD"/>
              <w:left w:val="nil"/>
              <w:bottom w:val="nil"/>
              <w:right w:val="nil"/>
            </w:tcBorders>
            <w:tcMar>
              <w:top w:w="100" w:type="dxa"/>
              <w:left w:w="100" w:type="dxa"/>
              <w:bottom w:w="100" w:type="dxa"/>
              <w:right w:w="100" w:type="dxa"/>
            </w:tcMar>
          </w:tcPr>
          <w:p w14:paraId="01745AF7" w14:textId="77777777" w:rsidR="00497641" w:rsidRDefault="00497641">
            <w:pPr>
              <w:rPr>
                <w:color w:val="3A3A3A"/>
              </w:rPr>
            </w:pPr>
          </w:p>
          <w:p w14:paraId="67D25606" w14:textId="77777777" w:rsidR="00497641" w:rsidRDefault="00000000">
            <w:pPr>
              <w:rPr>
                <w:color w:val="3A3A3A"/>
              </w:rPr>
            </w:pPr>
            <w:r>
              <w:rPr>
                <w:color w:val="3A3A3A"/>
              </w:rPr>
              <w:t>Accept non-existent email</w:t>
            </w:r>
          </w:p>
        </w:tc>
      </w:tr>
      <w:tr w:rsidR="00497641" w14:paraId="79B289A9"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72D66FF0" w14:textId="77777777" w:rsidR="00497641" w:rsidRDefault="00497641">
            <w:pPr>
              <w:rPr>
                <w:b/>
                <w:color w:val="3A3A3A"/>
              </w:rPr>
            </w:pPr>
          </w:p>
          <w:p w14:paraId="279149F1" w14:textId="77777777" w:rsidR="00497641" w:rsidRDefault="00000000">
            <w:pPr>
              <w:rPr>
                <w:b/>
                <w:color w:val="3A3A3A"/>
              </w:rPr>
            </w:pPr>
            <w:r>
              <w:rPr>
                <w:b/>
                <w:color w:val="3A3A3A"/>
              </w:rPr>
              <w:t>Module affected</w:t>
            </w:r>
          </w:p>
          <w:p w14:paraId="0BCE70DB"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09CC2DEB" w14:textId="77777777" w:rsidR="00497641" w:rsidRDefault="00497641">
            <w:pPr>
              <w:rPr>
                <w:color w:val="3A3A3A"/>
              </w:rPr>
            </w:pPr>
          </w:p>
          <w:p w14:paraId="790A5839" w14:textId="77777777" w:rsidR="00497641" w:rsidRDefault="00000000">
            <w:pPr>
              <w:rPr>
                <w:color w:val="3A3A3A"/>
              </w:rPr>
            </w:pPr>
            <w:r>
              <w:rPr>
                <w:color w:val="3A3A3A"/>
              </w:rPr>
              <w:t>Sign Up Page/ Email Field</w:t>
            </w:r>
          </w:p>
          <w:p w14:paraId="1CE78A54" w14:textId="77777777" w:rsidR="00497641" w:rsidRDefault="00497641">
            <w:pPr>
              <w:rPr>
                <w:color w:val="3A3A3A"/>
              </w:rPr>
            </w:pPr>
          </w:p>
        </w:tc>
      </w:tr>
      <w:tr w:rsidR="00497641" w14:paraId="78449682"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51580DBB" w14:textId="77777777" w:rsidR="00497641" w:rsidRDefault="00497641">
            <w:pPr>
              <w:rPr>
                <w:b/>
                <w:color w:val="3A3A3A"/>
              </w:rPr>
            </w:pPr>
          </w:p>
          <w:p w14:paraId="3A13AA28" w14:textId="77777777" w:rsidR="00497641" w:rsidRDefault="00000000">
            <w:pPr>
              <w:rPr>
                <w:b/>
                <w:color w:val="3A3A3A"/>
              </w:rPr>
            </w:pPr>
            <w:r>
              <w:rPr>
                <w:b/>
                <w:color w:val="3A3A3A"/>
              </w:rPr>
              <w:t>Reporter</w:t>
            </w:r>
          </w:p>
        </w:tc>
        <w:tc>
          <w:tcPr>
            <w:tcW w:w="6390" w:type="dxa"/>
            <w:tcBorders>
              <w:top w:val="single" w:sz="5" w:space="0" w:color="DDDDDD"/>
              <w:left w:val="nil"/>
              <w:bottom w:val="nil"/>
              <w:right w:val="nil"/>
            </w:tcBorders>
            <w:tcMar>
              <w:top w:w="100" w:type="dxa"/>
              <w:left w:w="100" w:type="dxa"/>
              <w:bottom w:w="100" w:type="dxa"/>
              <w:right w:w="100" w:type="dxa"/>
            </w:tcMar>
          </w:tcPr>
          <w:p w14:paraId="1F73979A" w14:textId="77777777" w:rsidR="00497641" w:rsidRDefault="00497641">
            <w:pPr>
              <w:rPr>
                <w:color w:val="3A3A3A"/>
              </w:rPr>
            </w:pPr>
          </w:p>
          <w:p w14:paraId="308BA4F8" w14:textId="77777777" w:rsidR="00497641" w:rsidRDefault="00000000">
            <w:pPr>
              <w:rPr>
                <w:color w:val="3A3A3A"/>
              </w:rPr>
            </w:pPr>
            <w:r>
              <w:rPr>
                <w:color w:val="3A3A3A"/>
              </w:rPr>
              <w:t>Swastika Thapa</w:t>
            </w:r>
          </w:p>
        </w:tc>
      </w:tr>
      <w:tr w:rsidR="00497641" w14:paraId="708BB2F6"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7A4EDFF3" w14:textId="77777777" w:rsidR="00497641" w:rsidRDefault="00497641">
            <w:pPr>
              <w:rPr>
                <w:b/>
                <w:color w:val="3A3A3A"/>
              </w:rPr>
            </w:pPr>
          </w:p>
          <w:p w14:paraId="3EF26EAE" w14:textId="77777777" w:rsidR="00497641" w:rsidRDefault="00000000">
            <w:pPr>
              <w:rPr>
                <w:b/>
                <w:color w:val="3A3A3A"/>
              </w:rPr>
            </w:pPr>
            <w:r>
              <w:rPr>
                <w:b/>
                <w:color w:val="3A3A3A"/>
              </w:rPr>
              <w:t>Reported on</w:t>
            </w:r>
          </w:p>
          <w:p w14:paraId="758CD75C"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372ECF92" w14:textId="77777777" w:rsidR="00497641" w:rsidRDefault="00497641">
            <w:pPr>
              <w:rPr>
                <w:color w:val="3A3A3A"/>
              </w:rPr>
            </w:pPr>
          </w:p>
          <w:p w14:paraId="19DDE44A" w14:textId="77777777" w:rsidR="00497641" w:rsidRDefault="00000000">
            <w:pPr>
              <w:rPr>
                <w:color w:val="3A3A3A"/>
              </w:rPr>
            </w:pPr>
            <w:r>
              <w:rPr>
                <w:color w:val="3A3A3A"/>
              </w:rPr>
              <w:t>26-05-2024</w:t>
            </w:r>
          </w:p>
        </w:tc>
      </w:tr>
      <w:tr w:rsidR="00497641" w14:paraId="6DDA60F1"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3A5D7D88" w14:textId="77777777" w:rsidR="00497641" w:rsidRDefault="00497641">
            <w:pPr>
              <w:rPr>
                <w:b/>
                <w:color w:val="3A3A3A"/>
              </w:rPr>
            </w:pPr>
          </w:p>
          <w:p w14:paraId="2FA58F1E" w14:textId="77777777" w:rsidR="00497641" w:rsidRDefault="00000000">
            <w:pPr>
              <w:rPr>
                <w:b/>
                <w:color w:val="3A3A3A"/>
              </w:rPr>
            </w:pPr>
            <w:r>
              <w:rPr>
                <w:b/>
                <w:color w:val="3A3A3A"/>
              </w:rPr>
              <w:t>Status</w:t>
            </w:r>
          </w:p>
          <w:p w14:paraId="7D703B06"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5595602C" w14:textId="77777777" w:rsidR="00497641" w:rsidRDefault="00497641">
            <w:pPr>
              <w:rPr>
                <w:color w:val="3A3A3A"/>
              </w:rPr>
            </w:pPr>
          </w:p>
          <w:p w14:paraId="5E974FB9" w14:textId="77777777" w:rsidR="00497641" w:rsidRDefault="00000000">
            <w:pPr>
              <w:rPr>
                <w:color w:val="3A3A3A"/>
              </w:rPr>
            </w:pPr>
            <w:r>
              <w:rPr>
                <w:color w:val="3A3A3A"/>
              </w:rPr>
              <w:t>New</w:t>
            </w:r>
          </w:p>
        </w:tc>
      </w:tr>
      <w:tr w:rsidR="00497641" w14:paraId="57503E70"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6DC5FD9A" w14:textId="77777777" w:rsidR="00497641" w:rsidRDefault="00497641">
            <w:pPr>
              <w:rPr>
                <w:b/>
                <w:color w:val="3A3A3A"/>
              </w:rPr>
            </w:pPr>
          </w:p>
          <w:p w14:paraId="5F9EE71E" w14:textId="77777777" w:rsidR="00497641" w:rsidRDefault="00000000">
            <w:pPr>
              <w:rPr>
                <w:b/>
                <w:color w:val="3A3A3A"/>
              </w:rPr>
            </w:pPr>
            <w:r>
              <w:rPr>
                <w:b/>
                <w:color w:val="3A3A3A"/>
              </w:rPr>
              <w:t>Assigned To</w:t>
            </w:r>
          </w:p>
          <w:p w14:paraId="6E155292"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430DA1BA" w14:textId="77777777" w:rsidR="00497641" w:rsidRDefault="00497641">
            <w:pPr>
              <w:rPr>
                <w:color w:val="3A3A3A"/>
              </w:rPr>
            </w:pPr>
          </w:p>
          <w:p w14:paraId="7D022B9E" w14:textId="77777777" w:rsidR="00497641" w:rsidRDefault="00000000">
            <w:pPr>
              <w:rPr>
                <w:color w:val="3A3A3A"/>
              </w:rPr>
            </w:pPr>
            <w:r>
              <w:rPr>
                <w:color w:val="3A3A3A"/>
              </w:rPr>
              <w:t>Developer ABC</w:t>
            </w:r>
          </w:p>
        </w:tc>
      </w:tr>
      <w:tr w:rsidR="00497641" w14:paraId="510D2228" w14:textId="77777777">
        <w:trPr>
          <w:trHeight w:val="1965"/>
        </w:trPr>
        <w:tc>
          <w:tcPr>
            <w:tcW w:w="3075" w:type="dxa"/>
            <w:tcBorders>
              <w:top w:val="single" w:sz="5" w:space="0" w:color="DDDDDD"/>
              <w:left w:val="nil"/>
              <w:bottom w:val="nil"/>
              <w:right w:val="nil"/>
            </w:tcBorders>
            <w:tcMar>
              <w:top w:w="100" w:type="dxa"/>
              <w:left w:w="100" w:type="dxa"/>
              <w:bottom w:w="100" w:type="dxa"/>
              <w:right w:w="100" w:type="dxa"/>
            </w:tcMar>
          </w:tcPr>
          <w:p w14:paraId="3C783A36" w14:textId="77777777" w:rsidR="00497641" w:rsidRDefault="00497641">
            <w:pPr>
              <w:rPr>
                <w:b/>
                <w:color w:val="3A3A3A"/>
              </w:rPr>
            </w:pPr>
          </w:p>
          <w:p w14:paraId="6B5DF631" w14:textId="77777777" w:rsidR="00497641" w:rsidRDefault="00497641">
            <w:pPr>
              <w:rPr>
                <w:b/>
                <w:color w:val="3A3A3A"/>
              </w:rPr>
            </w:pPr>
          </w:p>
          <w:p w14:paraId="0EBAA812" w14:textId="77777777" w:rsidR="00497641" w:rsidRDefault="00000000">
            <w:pPr>
              <w:rPr>
                <w:b/>
                <w:color w:val="3A3A3A"/>
              </w:rPr>
            </w:pPr>
            <w:r>
              <w:rPr>
                <w:b/>
                <w:color w:val="3A3A3A"/>
              </w:rPr>
              <w:t>Defect Description</w:t>
            </w:r>
          </w:p>
        </w:tc>
        <w:tc>
          <w:tcPr>
            <w:tcW w:w="6390" w:type="dxa"/>
            <w:tcBorders>
              <w:top w:val="single" w:sz="5" w:space="0" w:color="DDDDDD"/>
              <w:left w:val="nil"/>
              <w:bottom w:val="nil"/>
              <w:right w:val="nil"/>
            </w:tcBorders>
            <w:tcMar>
              <w:top w:w="100" w:type="dxa"/>
              <w:left w:w="100" w:type="dxa"/>
              <w:bottom w:w="100" w:type="dxa"/>
              <w:right w:w="100" w:type="dxa"/>
            </w:tcMar>
          </w:tcPr>
          <w:p w14:paraId="29CE6E2B" w14:textId="77777777" w:rsidR="00497641" w:rsidRDefault="00497641">
            <w:pPr>
              <w:rPr>
                <w:color w:val="3A3A3A"/>
              </w:rPr>
            </w:pPr>
          </w:p>
          <w:p w14:paraId="6F6520DD" w14:textId="664879B2" w:rsidR="00497641" w:rsidRDefault="00000000">
            <w:pPr>
              <w:jc w:val="both"/>
              <w:rPr>
                <w:color w:val="3A3A3A"/>
              </w:rPr>
            </w:pPr>
            <w:r>
              <w:rPr>
                <w:color w:val="3A3A3A"/>
              </w:rPr>
              <w:t>System accept non-</w:t>
            </w:r>
            <w:r w:rsidR="00E23EC2">
              <w:rPr>
                <w:color w:val="3A3A3A"/>
              </w:rPr>
              <w:t>existent</w:t>
            </w:r>
            <w:r>
              <w:rPr>
                <w:color w:val="3A3A3A"/>
              </w:rPr>
              <w:t xml:space="preserve"> email to create </w:t>
            </w:r>
            <w:proofErr w:type="spellStart"/>
            <w:r>
              <w:rPr>
                <w:color w:val="3A3A3A"/>
              </w:rPr>
              <w:t>a</w:t>
            </w:r>
            <w:proofErr w:type="spellEnd"/>
            <w:r>
              <w:rPr>
                <w:color w:val="3A3A3A"/>
              </w:rPr>
              <w:t xml:space="preserve"> account and registered fake account </w:t>
            </w:r>
            <w:r w:rsidR="00E23EC2">
              <w:rPr>
                <w:color w:val="3A3A3A"/>
              </w:rPr>
              <w:t>successfully</w:t>
            </w:r>
            <w:r>
              <w:rPr>
                <w:color w:val="3A3A3A"/>
              </w:rPr>
              <w:t>.</w:t>
            </w:r>
          </w:p>
          <w:p w14:paraId="15AAB5CC" w14:textId="77777777" w:rsidR="00497641" w:rsidRDefault="00497641">
            <w:pPr>
              <w:jc w:val="both"/>
              <w:rPr>
                <w:color w:val="3A3A3A"/>
              </w:rPr>
            </w:pPr>
          </w:p>
        </w:tc>
      </w:tr>
      <w:tr w:rsidR="00497641" w14:paraId="7D26D270" w14:textId="77777777">
        <w:trPr>
          <w:trHeight w:val="1545"/>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7FE44A92" w14:textId="77777777" w:rsidR="00497641" w:rsidRDefault="00497641">
            <w:pPr>
              <w:rPr>
                <w:b/>
                <w:color w:val="3A3A3A"/>
              </w:rPr>
            </w:pPr>
          </w:p>
          <w:p w14:paraId="740DAE69" w14:textId="77777777" w:rsidR="00497641" w:rsidRDefault="00000000">
            <w:pPr>
              <w:rPr>
                <w:color w:val="3A3A3A"/>
              </w:rPr>
            </w:pPr>
            <w:r>
              <w:rPr>
                <w:b/>
                <w:color w:val="3A3A3A"/>
              </w:rPr>
              <w:t>Steps to reproduce</w:t>
            </w:r>
          </w:p>
          <w:p w14:paraId="4BE8D739"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3E9580E5" w14:textId="77777777" w:rsidR="00497641" w:rsidRDefault="00497641">
            <w:pPr>
              <w:ind w:left="720"/>
              <w:rPr>
                <w:color w:val="3A3A3A"/>
              </w:rPr>
            </w:pPr>
          </w:p>
          <w:p w14:paraId="087EAD35" w14:textId="77777777" w:rsidR="00497641" w:rsidRDefault="00000000">
            <w:pPr>
              <w:rPr>
                <w:color w:val="3A3A3A"/>
              </w:rPr>
            </w:pPr>
            <w:r>
              <w:rPr>
                <w:color w:val="3A3A3A"/>
              </w:rPr>
              <w:t>1. Open the website with valid URL</w:t>
            </w:r>
          </w:p>
          <w:p w14:paraId="7EC77FD3" w14:textId="77777777" w:rsidR="00497641" w:rsidRDefault="00000000">
            <w:pPr>
              <w:rPr>
                <w:color w:val="3A3A3A"/>
              </w:rPr>
            </w:pPr>
            <w:r>
              <w:rPr>
                <w:color w:val="3A3A3A"/>
              </w:rPr>
              <w:t>2. Navigate to home page.</w:t>
            </w:r>
          </w:p>
          <w:p w14:paraId="467FBCFC" w14:textId="77777777" w:rsidR="00497641" w:rsidRDefault="00000000">
            <w:pPr>
              <w:rPr>
                <w:color w:val="3A3A3A"/>
              </w:rPr>
            </w:pPr>
            <w:r>
              <w:rPr>
                <w:color w:val="3A3A3A"/>
              </w:rPr>
              <w:t>3. Click</w:t>
            </w:r>
            <w:r>
              <w:rPr>
                <w:b/>
                <w:color w:val="3A3A3A"/>
              </w:rPr>
              <w:t xml:space="preserve"> Create an Account</w:t>
            </w:r>
            <w:r>
              <w:rPr>
                <w:color w:val="3A3A3A"/>
              </w:rPr>
              <w:t xml:space="preserve"> link.</w:t>
            </w:r>
          </w:p>
          <w:p w14:paraId="2D81E8CA" w14:textId="77777777" w:rsidR="00497641" w:rsidRDefault="00000000">
            <w:pPr>
              <w:rPr>
                <w:color w:val="3A3A3A"/>
              </w:rPr>
            </w:pPr>
            <w:r>
              <w:rPr>
                <w:color w:val="3A3A3A"/>
              </w:rPr>
              <w:t>4. Enter random email.</w:t>
            </w:r>
          </w:p>
          <w:p w14:paraId="6BCC4DAB" w14:textId="77777777" w:rsidR="00497641" w:rsidRDefault="00000000">
            <w:pPr>
              <w:rPr>
                <w:color w:val="3A3A3A"/>
              </w:rPr>
            </w:pPr>
            <w:r>
              <w:rPr>
                <w:color w:val="3A3A3A"/>
              </w:rPr>
              <w:t>5. Fill up other input field.</w:t>
            </w:r>
          </w:p>
          <w:p w14:paraId="17CC937B" w14:textId="77777777" w:rsidR="00497641" w:rsidRDefault="00000000">
            <w:pPr>
              <w:rPr>
                <w:color w:val="3A3A3A"/>
              </w:rPr>
            </w:pPr>
            <w:r>
              <w:rPr>
                <w:color w:val="3A3A3A"/>
              </w:rPr>
              <w:t>6. Click "</w:t>
            </w:r>
            <w:r>
              <w:rPr>
                <w:b/>
                <w:color w:val="3A3A3A"/>
              </w:rPr>
              <w:t>Create an Account</w:t>
            </w:r>
            <w:r>
              <w:rPr>
                <w:color w:val="3A3A3A"/>
              </w:rPr>
              <w:t>" button.</w:t>
            </w:r>
          </w:p>
          <w:p w14:paraId="1E42A0FD" w14:textId="77777777" w:rsidR="00497641" w:rsidRDefault="00497641">
            <w:pPr>
              <w:rPr>
                <w:color w:val="3A3A3A"/>
              </w:rPr>
            </w:pPr>
          </w:p>
        </w:tc>
      </w:tr>
      <w:tr w:rsidR="00497641" w14:paraId="44F70A6D"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55640C4C" w14:textId="77777777" w:rsidR="00497641" w:rsidRDefault="00497641">
            <w:pPr>
              <w:rPr>
                <w:b/>
                <w:color w:val="3A3A3A"/>
              </w:rPr>
            </w:pPr>
          </w:p>
          <w:p w14:paraId="7A3891F4" w14:textId="77777777" w:rsidR="00497641" w:rsidRDefault="00497641">
            <w:pPr>
              <w:rPr>
                <w:b/>
                <w:color w:val="3A3A3A"/>
              </w:rPr>
            </w:pPr>
          </w:p>
          <w:p w14:paraId="67442F61" w14:textId="77777777" w:rsidR="00497641" w:rsidRDefault="00000000">
            <w:pPr>
              <w:rPr>
                <w:b/>
                <w:color w:val="3A3A3A"/>
              </w:rPr>
            </w:pPr>
            <w:r>
              <w:rPr>
                <w:b/>
                <w:color w:val="3A3A3A"/>
              </w:rPr>
              <w:t>Expected Result</w:t>
            </w:r>
          </w:p>
          <w:p w14:paraId="3DDA9240"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05297E51" w14:textId="77777777" w:rsidR="00497641" w:rsidRDefault="00497641">
            <w:pPr>
              <w:rPr>
                <w:color w:val="3A3A3A"/>
              </w:rPr>
            </w:pPr>
          </w:p>
          <w:p w14:paraId="23DF8D78" w14:textId="77777777" w:rsidR="00497641" w:rsidRDefault="00497641">
            <w:pPr>
              <w:rPr>
                <w:color w:val="3A3A3A"/>
              </w:rPr>
            </w:pPr>
          </w:p>
          <w:p w14:paraId="5242F63B" w14:textId="71BDA5F1" w:rsidR="00497641" w:rsidRDefault="00000000">
            <w:pPr>
              <w:rPr>
                <w:color w:val="3A3A3A"/>
              </w:rPr>
            </w:pPr>
            <w:r>
              <w:rPr>
                <w:color w:val="3A3A3A"/>
              </w:rPr>
              <w:t xml:space="preserve">System should not accept fake email </w:t>
            </w:r>
            <w:r w:rsidR="00E23EC2">
              <w:rPr>
                <w:color w:val="3A3A3A"/>
              </w:rPr>
              <w:t>because</w:t>
            </w:r>
            <w:r>
              <w:rPr>
                <w:color w:val="3A3A3A"/>
              </w:rPr>
              <w:t xml:space="preserve"> fake account with fake email can use for malicious activities and cause </w:t>
            </w:r>
          </w:p>
          <w:p w14:paraId="6DED13C4" w14:textId="77777777" w:rsidR="00497641" w:rsidRDefault="00000000">
            <w:pPr>
              <w:rPr>
                <w:color w:val="3A3A3A"/>
              </w:rPr>
            </w:pPr>
            <w:r>
              <w:rPr>
                <w:color w:val="3A3A3A"/>
              </w:rPr>
              <w:t>a verification issues.</w:t>
            </w:r>
          </w:p>
          <w:p w14:paraId="3B1C3A58" w14:textId="77777777" w:rsidR="00497641" w:rsidRDefault="00497641">
            <w:pPr>
              <w:rPr>
                <w:color w:val="3A3A3A"/>
              </w:rPr>
            </w:pPr>
          </w:p>
        </w:tc>
      </w:tr>
      <w:tr w:rsidR="00497641" w14:paraId="383D8275"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5457C3E0" w14:textId="77777777" w:rsidR="00497641" w:rsidRDefault="00497641">
            <w:pPr>
              <w:rPr>
                <w:b/>
                <w:color w:val="3A3A3A"/>
              </w:rPr>
            </w:pPr>
          </w:p>
          <w:p w14:paraId="46023EC4" w14:textId="77777777" w:rsidR="00497641" w:rsidRDefault="00000000">
            <w:pPr>
              <w:rPr>
                <w:color w:val="3A3A3A"/>
              </w:rPr>
            </w:pPr>
            <w:r>
              <w:rPr>
                <w:b/>
                <w:color w:val="3A3A3A"/>
              </w:rPr>
              <w:t>Actual Result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5F2ECF9A" w14:textId="77777777" w:rsidR="00497641" w:rsidRDefault="00497641">
            <w:pPr>
              <w:rPr>
                <w:color w:val="3A3A3A"/>
              </w:rPr>
            </w:pPr>
          </w:p>
          <w:p w14:paraId="21DF1E17" w14:textId="077AA56A" w:rsidR="00497641" w:rsidRDefault="00000000">
            <w:pPr>
              <w:rPr>
                <w:color w:val="3A3A3A"/>
              </w:rPr>
            </w:pPr>
            <w:r>
              <w:rPr>
                <w:color w:val="3A3A3A"/>
              </w:rPr>
              <w:t xml:space="preserve">System </w:t>
            </w:r>
            <w:r w:rsidR="00E23EC2">
              <w:rPr>
                <w:color w:val="3A3A3A"/>
              </w:rPr>
              <w:t>accepts</w:t>
            </w:r>
            <w:r>
              <w:rPr>
                <w:color w:val="3A3A3A"/>
              </w:rPr>
              <w:t xml:space="preserve"> non-</w:t>
            </w:r>
            <w:r w:rsidR="00E23EC2">
              <w:rPr>
                <w:color w:val="3A3A3A"/>
              </w:rPr>
              <w:t>existent</w:t>
            </w:r>
            <w:r>
              <w:rPr>
                <w:color w:val="3A3A3A"/>
              </w:rPr>
              <w:t xml:space="preserve"> email to </w:t>
            </w:r>
          </w:p>
          <w:p w14:paraId="0792155A" w14:textId="004C9391" w:rsidR="00497641" w:rsidRDefault="00000000">
            <w:pPr>
              <w:rPr>
                <w:color w:val="3A3A3A"/>
              </w:rPr>
            </w:pPr>
            <w:r>
              <w:rPr>
                <w:color w:val="3A3A3A"/>
              </w:rPr>
              <w:t xml:space="preserve">create </w:t>
            </w:r>
            <w:r w:rsidR="00E23EC2">
              <w:rPr>
                <w:color w:val="3A3A3A"/>
              </w:rPr>
              <w:t>an</w:t>
            </w:r>
            <w:r>
              <w:rPr>
                <w:color w:val="3A3A3A"/>
              </w:rPr>
              <w:t xml:space="preserve"> account and display message with </w:t>
            </w:r>
            <w:r w:rsidR="00E23EC2">
              <w:rPr>
                <w:color w:val="3A3A3A"/>
              </w:rPr>
              <w:t>successfully</w:t>
            </w:r>
            <w:r>
              <w:rPr>
                <w:color w:val="3A3A3A"/>
              </w:rPr>
              <w:t xml:space="preserve"> </w:t>
            </w:r>
          </w:p>
          <w:p w14:paraId="0A49CBA1" w14:textId="77777777" w:rsidR="00497641" w:rsidRDefault="00000000">
            <w:pPr>
              <w:rPr>
                <w:color w:val="3A3A3A"/>
              </w:rPr>
            </w:pPr>
            <w:r>
              <w:rPr>
                <w:color w:val="3A3A3A"/>
              </w:rPr>
              <w:t>registered account.</w:t>
            </w:r>
          </w:p>
          <w:p w14:paraId="4C15A03A" w14:textId="77777777" w:rsidR="00497641" w:rsidRDefault="00497641">
            <w:pPr>
              <w:rPr>
                <w:color w:val="3A3A3A"/>
              </w:rPr>
            </w:pPr>
          </w:p>
          <w:p w14:paraId="74B0A882" w14:textId="77777777" w:rsidR="00497641" w:rsidRDefault="00497641">
            <w:pPr>
              <w:rPr>
                <w:color w:val="3A3A3A"/>
              </w:rPr>
            </w:pPr>
          </w:p>
        </w:tc>
      </w:tr>
      <w:tr w:rsidR="00497641" w14:paraId="3DA7B2CC" w14:textId="77777777">
        <w:trPr>
          <w:trHeight w:val="3225"/>
        </w:trPr>
        <w:tc>
          <w:tcPr>
            <w:tcW w:w="3075" w:type="dxa"/>
            <w:tcBorders>
              <w:top w:val="single" w:sz="5" w:space="0" w:color="DDDDDD"/>
              <w:left w:val="nil"/>
              <w:bottom w:val="nil"/>
              <w:right w:val="nil"/>
            </w:tcBorders>
            <w:tcMar>
              <w:top w:w="100" w:type="dxa"/>
              <w:left w:w="100" w:type="dxa"/>
              <w:bottom w:w="100" w:type="dxa"/>
              <w:right w:w="100" w:type="dxa"/>
            </w:tcMar>
          </w:tcPr>
          <w:p w14:paraId="2AC28677" w14:textId="77777777" w:rsidR="00497641" w:rsidRDefault="00497641">
            <w:pPr>
              <w:rPr>
                <w:b/>
                <w:color w:val="3A3A3A"/>
              </w:rPr>
            </w:pPr>
          </w:p>
          <w:p w14:paraId="03AD5368" w14:textId="77777777" w:rsidR="00497641" w:rsidRDefault="00000000">
            <w:pPr>
              <w:rPr>
                <w:color w:val="3A3A3A"/>
              </w:rPr>
            </w:pPr>
            <w:r>
              <w:rPr>
                <w:b/>
                <w:color w:val="3A3A3A"/>
              </w:rPr>
              <w:t>Evidence/attachment</w:t>
            </w:r>
          </w:p>
        </w:tc>
        <w:tc>
          <w:tcPr>
            <w:tcW w:w="6390" w:type="dxa"/>
            <w:tcBorders>
              <w:top w:val="single" w:sz="5" w:space="0" w:color="DDDDDD"/>
              <w:left w:val="nil"/>
              <w:bottom w:val="nil"/>
              <w:right w:val="nil"/>
            </w:tcBorders>
            <w:tcMar>
              <w:top w:w="100" w:type="dxa"/>
              <w:left w:w="100" w:type="dxa"/>
              <w:bottom w:w="100" w:type="dxa"/>
              <w:right w:w="100" w:type="dxa"/>
            </w:tcMar>
          </w:tcPr>
          <w:p w14:paraId="2B657DE5" w14:textId="77777777" w:rsidR="00497641" w:rsidRDefault="00000000">
            <w:pPr>
              <w:rPr>
                <w:color w:val="3A3A3A"/>
              </w:rPr>
            </w:pPr>
            <w:r>
              <w:rPr>
                <w:color w:val="3A3A3A"/>
              </w:rPr>
              <w:t xml:space="preserve">SS: </w:t>
            </w:r>
          </w:p>
          <w:p w14:paraId="6F9B8E1C" w14:textId="77777777" w:rsidR="00497641" w:rsidRDefault="00000000">
            <w:pPr>
              <w:rPr>
                <w:color w:val="3A3A3A"/>
              </w:rPr>
            </w:pPr>
            <w:r>
              <w:rPr>
                <w:noProof/>
                <w:color w:val="3A3A3A"/>
              </w:rPr>
              <w:lastRenderedPageBreak/>
              <w:drawing>
                <wp:inline distT="114300" distB="114300" distL="114300" distR="114300" wp14:anchorId="71EF9A56" wp14:editId="1000B800">
                  <wp:extent cx="3924300" cy="22860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924300" cy="2286000"/>
                          </a:xfrm>
                          <a:prstGeom prst="rect">
                            <a:avLst/>
                          </a:prstGeom>
                          <a:ln/>
                        </pic:spPr>
                      </pic:pic>
                    </a:graphicData>
                  </a:graphic>
                </wp:inline>
              </w:drawing>
            </w:r>
          </w:p>
        </w:tc>
      </w:tr>
      <w:tr w:rsidR="00497641" w14:paraId="3A8E2DAD"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658301DE" w14:textId="77777777" w:rsidR="00497641" w:rsidRDefault="00497641">
            <w:pPr>
              <w:rPr>
                <w:b/>
                <w:color w:val="3A3A3A"/>
              </w:rPr>
            </w:pPr>
          </w:p>
          <w:p w14:paraId="6DEB7F9B" w14:textId="77777777" w:rsidR="00497641" w:rsidRDefault="00000000">
            <w:pPr>
              <w:rPr>
                <w:b/>
                <w:color w:val="3A3A3A"/>
              </w:rPr>
            </w:pPr>
            <w:r>
              <w:rPr>
                <w:b/>
                <w:color w:val="3A3A3A"/>
              </w:rPr>
              <w:t>Severity</w:t>
            </w:r>
          </w:p>
          <w:p w14:paraId="7E8B54F7"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42478B14" w14:textId="77777777" w:rsidR="00497641" w:rsidRDefault="00497641">
            <w:pPr>
              <w:rPr>
                <w:color w:val="3A3A3A"/>
              </w:rPr>
            </w:pPr>
          </w:p>
          <w:p w14:paraId="4DAF6824" w14:textId="77777777" w:rsidR="00497641" w:rsidRDefault="00000000">
            <w:pPr>
              <w:rPr>
                <w:color w:val="3A3A3A"/>
              </w:rPr>
            </w:pPr>
            <w:r>
              <w:rPr>
                <w:color w:val="3A3A3A"/>
              </w:rPr>
              <w:t>Low</w:t>
            </w:r>
          </w:p>
          <w:p w14:paraId="5D3AF9CE" w14:textId="77777777" w:rsidR="00497641" w:rsidRDefault="00497641">
            <w:pPr>
              <w:rPr>
                <w:color w:val="3A3A3A"/>
              </w:rPr>
            </w:pPr>
          </w:p>
        </w:tc>
      </w:tr>
      <w:tr w:rsidR="00497641" w14:paraId="02FF5E59" w14:textId="77777777">
        <w:trPr>
          <w:trHeight w:val="770"/>
        </w:trPr>
        <w:tc>
          <w:tcPr>
            <w:tcW w:w="3075" w:type="dxa"/>
            <w:tcBorders>
              <w:top w:val="single" w:sz="5" w:space="0" w:color="DDDDDD"/>
              <w:left w:val="nil"/>
              <w:bottom w:val="nil"/>
              <w:right w:val="nil"/>
            </w:tcBorders>
            <w:tcMar>
              <w:top w:w="100" w:type="dxa"/>
              <w:left w:w="100" w:type="dxa"/>
              <w:bottom w:w="100" w:type="dxa"/>
              <w:right w:w="100" w:type="dxa"/>
            </w:tcMar>
          </w:tcPr>
          <w:p w14:paraId="7B7B1784" w14:textId="77777777" w:rsidR="00497641" w:rsidRDefault="00497641">
            <w:pPr>
              <w:rPr>
                <w:b/>
                <w:color w:val="3A3A3A"/>
              </w:rPr>
            </w:pPr>
          </w:p>
          <w:p w14:paraId="3C4222B5" w14:textId="77777777" w:rsidR="00497641" w:rsidRDefault="00000000">
            <w:pPr>
              <w:rPr>
                <w:b/>
                <w:color w:val="3A3A3A"/>
              </w:rPr>
            </w:pPr>
            <w:r>
              <w:rPr>
                <w:b/>
                <w:color w:val="3A3A3A"/>
              </w:rPr>
              <w:t>Priority</w:t>
            </w:r>
          </w:p>
          <w:p w14:paraId="503A480E"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66EB13CE" w14:textId="77777777" w:rsidR="00497641" w:rsidRDefault="00497641">
            <w:pPr>
              <w:rPr>
                <w:color w:val="3A3A3A"/>
              </w:rPr>
            </w:pPr>
          </w:p>
          <w:p w14:paraId="6363B40E" w14:textId="77777777" w:rsidR="00497641" w:rsidRDefault="00000000">
            <w:pPr>
              <w:rPr>
                <w:color w:val="3A3A3A"/>
              </w:rPr>
            </w:pPr>
            <w:r>
              <w:rPr>
                <w:color w:val="3A3A3A"/>
              </w:rPr>
              <w:t>High</w:t>
            </w:r>
          </w:p>
        </w:tc>
      </w:tr>
      <w:tr w:rsidR="00497641" w14:paraId="000E92EF"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19D326F8" w14:textId="77777777" w:rsidR="00497641" w:rsidRDefault="00000000">
            <w:pPr>
              <w:rPr>
                <w:color w:val="3A3A3A"/>
              </w:rPr>
            </w:pPr>
            <w:r>
              <w:rPr>
                <w:b/>
                <w:color w:val="3A3A3A"/>
              </w:rPr>
              <w:t>Environment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548AB922" w14:textId="77777777" w:rsidR="00497641" w:rsidRDefault="00000000">
            <w:pPr>
              <w:rPr>
                <w:color w:val="3A3A3A"/>
              </w:rPr>
            </w:pPr>
            <w:r>
              <w:rPr>
                <w:color w:val="3A3A3A"/>
              </w:rPr>
              <w:t>OS: Windows (x86) 11</w:t>
            </w:r>
          </w:p>
          <w:p w14:paraId="68ED314E" w14:textId="77777777" w:rsidR="00497641" w:rsidRDefault="00000000">
            <w:pPr>
              <w:rPr>
                <w:color w:val="3A3A3A"/>
              </w:rPr>
            </w:pPr>
            <w:r>
              <w:rPr>
                <w:color w:val="3A3A3A"/>
              </w:rPr>
              <w:t>Browser: Chrome 124.0.6367.208</w:t>
            </w:r>
          </w:p>
          <w:p w14:paraId="6E896303" w14:textId="77777777" w:rsidR="00497641" w:rsidRDefault="00000000">
            <w:pPr>
              <w:rPr>
                <w:color w:val="3A3A3A"/>
              </w:rPr>
            </w:pPr>
            <w:r>
              <w:rPr>
                <w:color w:val="3A3A3A"/>
              </w:rPr>
              <w:t>Window size: 1536x730</w:t>
            </w:r>
          </w:p>
          <w:p w14:paraId="27A85696" w14:textId="77777777" w:rsidR="00497641" w:rsidRDefault="00000000">
            <w:pPr>
              <w:rPr>
                <w:color w:val="3A3A3A"/>
              </w:rPr>
            </w:pPr>
            <w:r>
              <w:rPr>
                <w:color w:val="3A3A3A"/>
              </w:rPr>
              <w:t>Device: HP Laptop</w:t>
            </w:r>
          </w:p>
        </w:tc>
      </w:tr>
    </w:tbl>
    <w:p w14:paraId="4A279784" w14:textId="77777777" w:rsidR="00497641" w:rsidRDefault="00497641"/>
    <w:p w14:paraId="6BEC81BD" w14:textId="77777777" w:rsidR="00497641" w:rsidRDefault="00497641"/>
    <w:p w14:paraId="6B3A0E84" w14:textId="54B67E9B" w:rsidR="00497641" w:rsidRDefault="001628F9">
      <w:r>
        <w:rPr>
          <w:b/>
          <w:noProof/>
          <w:color w:val="38761D"/>
          <w:sz w:val="26"/>
          <w:szCs w:val="26"/>
          <w:u w:val="single"/>
        </w:rPr>
        <mc:AlternateContent>
          <mc:Choice Requires="wps">
            <w:drawing>
              <wp:anchor distT="0" distB="0" distL="114300" distR="114300" simplePos="0" relativeHeight="251735040" behindDoc="0" locked="0" layoutInCell="1" allowOverlap="1" wp14:anchorId="7823DA4B" wp14:editId="127A7539">
                <wp:simplePos x="0" y="0"/>
                <wp:positionH relativeFrom="column">
                  <wp:posOffset>0</wp:posOffset>
                </wp:positionH>
                <wp:positionV relativeFrom="paragraph">
                  <wp:posOffset>38100</wp:posOffset>
                </wp:positionV>
                <wp:extent cx="5985163" cy="0"/>
                <wp:effectExtent l="38100" t="38100" r="73025" b="95250"/>
                <wp:wrapNone/>
                <wp:docPr id="146192111" name="Straight Connector 21"/>
                <wp:cNvGraphicFramePr/>
                <a:graphic xmlns:a="http://schemas.openxmlformats.org/drawingml/2006/main">
                  <a:graphicData uri="http://schemas.microsoft.com/office/word/2010/wordprocessingShape">
                    <wps:wsp>
                      <wps:cNvCnPr/>
                      <wps:spPr>
                        <a:xfrm>
                          <a:off x="0" y="0"/>
                          <a:ext cx="598516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16F20F" id="Straight Connector 21"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0,3pt" to="471.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" strokecolor="#4f81bd [3204]" strokeweight="2pt">
                <v:shadow on="t" color="black" opacity="24903f" origin=",.5" offset="0,.55556mm"/>
              </v:line>
            </w:pict>
          </mc:Fallback>
        </mc:AlternateContent>
      </w:r>
    </w:p>
    <w:p w14:paraId="2D4BDCA9" w14:textId="77777777" w:rsidR="00497641" w:rsidRDefault="00497641"/>
    <w:p w14:paraId="525CF8DD" w14:textId="082CE696" w:rsidR="00497641" w:rsidRDefault="00000000">
      <w:pPr>
        <w:rPr>
          <w:b/>
          <w:color w:val="38761D"/>
          <w:sz w:val="26"/>
          <w:szCs w:val="26"/>
          <w:u w:val="single"/>
        </w:rPr>
      </w:pPr>
      <w:r>
        <w:rPr>
          <w:b/>
          <w:color w:val="38761D"/>
          <w:sz w:val="26"/>
          <w:szCs w:val="26"/>
          <w:u w:val="single"/>
        </w:rPr>
        <w:t>Report: 1</w:t>
      </w:r>
      <w:r w:rsidR="001628F9">
        <w:rPr>
          <w:b/>
          <w:color w:val="38761D"/>
          <w:sz w:val="26"/>
          <w:szCs w:val="26"/>
          <w:u w:val="single"/>
        </w:rPr>
        <w:t>4</w:t>
      </w:r>
    </w:p>
    <w:p w14:paraId="53C41C56" w14:textId="77777777" w:rsidR="00497641" w:rsidRDefault="00497641">
      <w:pPr>
        <w:rPr>
          <w:b/>
          <w:color w:val="38761D"/>
          <w:sz w:val="26"/>
          <w:szCs w:val="26"/>
          <w:u w:val="single"/>
        </w:rPr>
      </w:pPr>
    </w:p>
    <w:p w14:paraId="257FF838" w14:textId="77777777" w:rsidR="00497641" w:rsidRDefault="00000000">
      <w:pPr>
        <w:rPr>
          <w:b/>
        </w:rPr>
      </w:pPr>
      <w:r>
        <w:rPr>
          <w:b/>
        </w:rPr>
        <w:t>Component / Module: Sign Up page/ Visual Design</w:t>
      </w:r>
    </w:p>
    <w:p w14:paraId="3962422D" w14:textId="77777777" w:rsidR="00497641" w:rsidRDefault="00000000">
      <w:pPr>
        <w:rPr>
          <w:b/>
        </w:rPr>
      </w:pPr>
      <w:r>
        <w:rPr>
          <w:b/>
        </w:rPr>
        <w:t xml:space="preserve">Reporter: </w:t>
      </w:r>
      <w:r>
        <w:rPr>
          <w:b/>
        </w:rPr>
        <w:tab/>
      </w:r>
      <w:r>
        <w:rPr>
          <w:b/>
        </w:rPr>
        <w:tab/>
        <w:t>Swastika Thapa</w:t>
      </w:r>
    </w:p>
    <w:p w14:paraId="09919D48" w14:textId="77777777" w:rsidR="00497641" w:rsidRDefault="00000000">
      <w:pPr>
        <w:rPr>
          <w:b/>
        </w:rPr>
      </w:pPr>
      <w:r>
        <w:rPr>
          <w:b/>
        </w:rPr>
        <w:t xml:space="preserve">Date: </w:t>
      </w:r>
      <w:r>
        <w:rPr>
          <w:b/>
        </w:rPr>
        <w:tab/>
      </w:r>
      <w:r>
        <w:rPr>
          <w:b/>
        </w:rPr>
        <w:tab/>
      </w:r>
      <w:r>
        <w:rPr>
          <w:b/>
        </w:rPr>
        <w:tab/>
        <w:t>26-05-2024</w:t>
      </w:r>
    </w:p>
    <w:p w14:paraId="324B79F8" w14:textId="04724C23" w:rsidR="00497641" w:rsidRDefault="00000000">
      <w:pPr>
        <w:rPr>
          <w:b/>
        </w:rPr>
      </w:pPr>
      <w:r>
        <w:rPr>
          <w:b/>
        </w:rPr>
        <w:t>Reviewer:</w:t>
      </w:r>
      <w:r>
        <w:rPr>
          <w:b/>
        </w:rPr>
        <w:tab/>
      </w:r>
      <w:r>
        <w:rPr>
          <w:b/>
        </w:rPr>
        <w:tab/>
      </w:r>
      <w:r w:rsidR="00E23EC2">
        <w:rPr>
          <w:b/>
        </w:rPr>
        <w:t>Paramananda</w:t>
      </w:r>
      <w:r>
        <w:rPr>
          <w:b/>
        </w:rPr>
        <w:t xml:space="preserve"> Lal Karn</w:t>
      </w:r>
    </w:p>
    <w:p w14:paraId="1492FC62" w14:textId="77777777" w:rsidR="00497641" w:rsidRDefault="00497641"/>
    <w:tbl>
      <w:tblPr>
        <w:tblStyle w:val="ab"/>
        <w:tblW w:w="946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3075"/>
        <w:gridCol w:w="6390"/>
      </w:tblGrid>
      <w:tr w:rsidR="00497641" w14:paraId="7E550EB0" w14:textId="77777777">
        <w:trPr>
          <w:trHeight w:val="992"/>
        </w:trPr>
        <w:tc>
          <w:tcPr>
            <w:tcW w:w="3075" w:type="dxa"/>
            <w:tcBorders>
              <w:top w:val="nil"/>
              <w:left w:val="nil"/>
              <w:bottom w:val="nil"/>
              <w:right w:val="nil"/>
            </w:tcBorders>
            <w:shd w:val="clear" w:color="auto" w:fill="F3F3F3"/>
            <w:tcMar>
              <w:top w:w="100" w:type="dxa"/>
              <w:left w:w="100" w:type="dxa"/>
              <w:bottom w:w="100" w:type="dxa"/>
              <w:right w:w="100" w:type="dxa"/>
            </w:tcMar>
          </w:tcPr>
          <w:p w14:paraId="65E8F48C" w14:textId="77777777" w:rsidR="00497641" w:rsidRDefault="00497641">
            <w:pPr>
              <w:rPr>
                <w:b/>
                <w:color w:val="3A3A3A"/>
              </w:rPr>
            </w:pPr>
          </w:p>
          <w:p w14:paraId="34FA7A7F" w14:textId="77777777" w:rsidR="00497641" w:rsidRDefault="00000000">
            <w:pPr>
              <w:rPr>
                <w:b/>
                <w:color w:val="3A3A3A"/>
              </w:rPr>
            </w:pPr>
            <w:r>
              <w:rPr>
                <w:b/>
                <w:color w:val="3A3A3A"/>
              </w:rPr>
              <w:t>Defect ID</w:t>
            </w:r>
          </w:p>
          <w:p w14:paraId="083A3999" w14:textId="77777777" w:rsidR="00497641" w:rsidRDefault="00497641">
            <w:pPr>
              <w:rPr>
                <w:b/>
                <w:color w:val="3A3A3A"/>
              </w:rPr>
            </w:pPr>
          </w:p>
        </w:tc>
        <w:tc>
          <w:tcPr>
            <w:tcW w:w="6390" w:type="dxa"/>
            <w:tcBorders>
              <w:top w:val="nil"/>
              <w:left w:val="nil"/>
              <w:bottom w:val="nil"/>
              <w:right w:val="nil"/>
            </w:tcBorders>
            <w:shd w:val="clear" w:color="auto" w:fill="F3F3F3"/>
            <w:tcMar>
              <w:top w:w="100" w:type="dxa"/>
              <w:left w:w="100" w:type="dxa"/>
              <w:bottom w:w="100" w:type="dxa"/>
              <w:right w:w="100" w:type="dxa"/>
            </w:tcMar>
          </w:tcPr>
          <w:p w14:paraId="3CC065CB" w14:textId="77777777" w:rsidR="00497641" w:rsidRDefault="00497641">
            <w:pPr>
              <w:rPr>
                <w:color w:val="3A3A3A"/>
              </w:rPr>
            </w:pPr>
          </w:p>
          <w:p w14:paraId="3C0DF3F7" w14:textId="77777777" w:rsidR="00497641" w:rsidRDefault="00000000">
            <w:pPr>
              <w:rPr>
                <w:color w:val="3A3A3A"/>
              </w:rPr>
            </w:pPr>
            <w:r>
              <w:rPr>
                <w:color w:val="3A3A3A"/>
              </w:rPr>
              <w:t>TC_117</w:t>
            </w:r>
          </w:p>
        </w:tc>
      </w:tr>
      <w:tr w:rsidR="00497641" w14:paraId="383A57E5"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20216C7A" w14:textId="77777777" w:rsidR="00497641" w:rsidRDefault="00497641">
            <w:pPr>
              <w:rPr>
                <w:b/>
                <w:color w:val="3A3A3A"/>
              </w:rPr>
            </w:pPr>
          </w:p>
          <w:p w14:paraId="3D4B4595" w14:textId="77777777" w:rsidR="00497641" w:rsidRDefault="00000000">
            <w:pPr>
              <w:rPr>
                <w:color w:val="3A3A3A"/>
              </w:rPr>
            </w:pPr>
            <w:r>
              <w:rPr>
                <w:b/>
                <w:color w:val="3A3A3A"/>
              </w:rPr>
              <w:t>Defect Title</w:t>
            </w:r>
          </w:p>
        </w:tc>
        <w:tc>
          <w:tcPr>
            <w:tcW w:w="6390" w:type="dxa"/>
            <w:tcBorders>
              <w:top w:val="single" w:sz="5" w:space="0" w:color="DDDDDD"/>
              <w:left w:val="nil"/>
              <w:bottom w:val="nil"/>
              <w:right w:val="nil"/>
            </w:tcBorders>
            <w:tcMar>
              <w:top w:w="100" w:type="dxa"/>
              <w:left w:w="100" w:type="dxa"/>
              <w:bottom w:w="100" w:type="dxa"/>
              <w:right w:w="100" w:type="dxa"/>
            </w:tcMar>
          </w:tcPr>
          <w:p w14:paraId="0BB946FD" w14:textId="77777777" w:rsidR="00497641" w:rsidRDefault="00497641">
            <w:pPr>
              <w:rPr>
                <w:color w:val="3A3A3A"/>
              </w:rPr>
            </w:pPr>
          </w:p>
          <w:p w14:paraId="5DE513ED" w14:textId="30E1EA8A" w:rsidR="00497641" w:rsidRDefault="00000000">
            <w:pPr>
              <w:rPr>
                <w:color w:val="3A3A3A"/>
              </w:rPr>
            </w:pPr>
            <w:r>
              <w:rPr>
                <w:color w:val="3A3A3A"/>
              </w:rPr>
              <w:t xml:space="preserve">Overall visual design isn’t </w:t>
            </w:r>
            <w:r w:rsidR="00E23EC2">
              <w:rPr>
                <w:color w:val="3A3A3A"/>
              </w:rPr>
              <w:t>appealing</w:t>
            </w:r>
            <w:r>
              <w:rPr>
                <w:color w:val="3A3A3A"/>
              </w:rPr>
              <w:t>.</w:t>
            </w:r>
          </w:p>
        </w:tc>
      </w:tr>
      <w:tr w:rsidR="00497641" w14:paraId="1019BA37"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314ABC24" w14:textId="77777777" w:rsidR="00497641" w:rsidRDefault="00497641">
            <w:pPr>
              <w:rPr>
                <w:b/>
                <w:color w:val="3A3A3A"/>
              </w:rPr>
            </w:pPr>
          </w:p>
          <w:p w14:paraId="1B2083A7" w14:textId="77777777" w:rsidR="00497641" w:rsidRDefault="00000000">
            <w:pPr>
              <w:rPr>
                <w:b/>
                <w:color w:val="3A3A3A"/>
              </w:rPr>
            </w:pPr>
            <w:r>
              <w:rPr>
                <w:b/>
                <w:color w:val="3A3A3A"/>
              </w:rPr>
              <w:t>Module affected</w:t>
            </w:r>
          </w:p>
          <w:p w14:paraId="49675796"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1C97FEFE" w14:textId="77777777" w:rsidR="00497641" w:rsidRDefault="00497641">
            <w:pPr>
              <w:rPr>
                <w:color w:val="3A3A3A"/>
              </w:rPr>
            </w:pPr>
          </w:p>
          <w:p w14:paraId="0E1E2686" w14:textId="77777777" w:rsidR="00497641" w:rsidRDefault="00000000">
            <w:pPr>
              <w:rPr>
                <w:color w:val="3A3A3A"/>
              </w:rPr>
            </w:pPr>
            <w:r>
              <w:rPr>
                <w:color w:val="3A3A3A"/>
              </w:rPr>
              <w:t>Sign Up page/ Visual Design</w:t>
            </w:r>
          </w:p>
          <w:p w14:paraId="35B8AAC3" w14:textId="77777777" w:rsidR="00497641" w:rsidRDefault="00497641">
            <w:pPr>
              <w:rPr>
                <w:color w:val="3A3A3A"/>
              </w:rPr>
            </w:pPr>
          </w:p>
          <w:p w14:paraId="087BCAA4" w14:textId="77777777" w:rsidR="00497641" w:rsidRDefault="00497641">
            <w:pPr>
              <w:rPr>
                <w:color w:val="3A3A3A"/>
              </w:rPr>
            </w:pPr>
          </w:p>
        </w:tc>
      </w:tr>
      <w:tr w:rsidR="00497641" w14:paraId="56447869"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46099224" w14:textId="77777777" w:rsidR="00497641" w:rsidRDefault="00497641">
            <w:pPr>
              <w:rPr>
                <w:b/>
                <w:color w:val="3A3A3A"/>
              </w:rPr>
            </w:pPr>
          </w:p>
          <w:p w14:paraId="783857D3" w14:textId="77777777" w:rsidR="00497641" w:rsidRDefault="00000000">
            <w:pPr>
              <w:rPr>
                <w:b/>
                <w:color w:val="3A3A3A"/>
              </w:rPr>
            </w:pPr>
            <w:r>
              <w:rPr>
                <w:b/>
                <w:color w:val="3A3A3A"/>
              </w:rPr>
              <w:t>Reporter</w:t>
            </w:r>
          </w:p>
        </w:tc>
        <w:tc>
          <w:tcPr>
            <w:tcW w:w="6390" w:type="dxa"/>
            <w:tcBorders>
              <w:top w:val="single" w:sz="5" w:space="0" w:color="DDDDDD"/>
              <w:left w:val="nil"/>
              <w:bottom w:val="nil"/>
              <w:right w:val="nil"/>
            </w:tcBorders>
            <w:tcMar>
              <w:top w:w="100" w:type="dxa"/>
              <w:left w:w="100" w:type="dxa"/>
              <w:bottom w:w="100" w:type="dxa"/>
              <w:right w:w="100" w:type="dxa"/>
            </w:tcMar>
          </w:tcPr>
          <w:p w14:paraId="248E374F" w14:textId="77777777" w:rsidR="00497641" w:rsidRDefault="00497641">
            <w:pPr>
              <w:rPr>
                <w:color w:val="3A3A3A"/>
              </w:rPr>
            </w:pPr>
          </w:p>
          <w:p w14:paraId="7EEC9CB3" w14:textId="77777777" w:rsidR="00497641" w:rsidRDefault="00000000">
            <w:pPr>
              <w:rPr>
                <w:color w:val="3A3A3A"/>
              </w:rPr>
            </w:pPr>
            <w:r>
              <w:rPr>
                <w:color w:val="3A3A3A"/>
              </w:rPr>
              <w:t>Swastika Thapa</w:t>
            </w:r>
          </w:p>
        </w:tc>
      </w:tr>
      <w:tr w:rsidR="00497641" w14:paraId="1D2A16F4"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1BCC37E0" w14:textId="77777777" w:rsidR="00497641" w:rsidRDefault="00497641">
            <w:pPr>
              <w:rPr>
                <w:b/>
                <w:color w:val="3A3A3A"/>
              </w:rPr>
            </w:pPr>
          </w:p>
          <w:p w14:paraId="04885D27" w14:textId="77777777" w:rsidR="00497641" w:rsidRDefault="00000000">
            <w:pPr>
              <w:rPr>
                <w:b/>
                <w:color w:val="3A3A3A"/>
              </w:rPr>
            </w:pPr>
            <w:r>
              <w:rPr>
                <w:b/>
                <w:color w:val="3A3A3A"/>
              </w:rPr>
              <w:t>Reported on</w:t>
            </w:r>
          </w:p>
          <w:p w14:paraId="7E6A4D4C"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4F245C49" w14:textId="77777777" w:rsidR="00497641" w:rsidRDefault="00497641">
            <w:pPr>
              <w:rPr>
                <w:color w:val="3A3A3A"/>
              </w:rPr>
            </w:pPr>
          </w:p>
          <w:p w14:paraId="40F54A24" w14:textId="77777777" w:rsidR="00497641" w:rsidRDefault="00000000">
            <w:pPr>
              <w:rPr>
                <w:color w:val="3A3A3A"/>
              </w:rPr>
            </w:pPr>
            <w:r>
              <w:rPr>
                <w:color w:val="3A3A3A"/>
              </w:rPr>
              <w:t>26-05-2024</w:t>
            </w:r>
          </w:p>
        </w:tc>
      </w:tr>
      <w:tr w:rsidR="00497641" w14:paraId="2BFE5AA7"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72BF5A3E" w14:textId="77777777" w:rsidR="00497641" w:rsidRDefault="00497641">
            <w:pPr>
              <w:rPr>
                <w:b/>
                <w:color w:val="3A3A3A"/>
              </w:rPr>
            </w:pPr>
          </w:p>
          <w:p w14:paraId="31F5E0EE" w14:textId="77777777" w:rsidR="00497641" w:rsidRDefault="00000000">
            <w:pPr>
              <w:rPr>
                <w:b/>
                <w:color w:val="3A3A3A"/>
              </w:rPr>
            </w:pPr>
            <w:r>
              <w:rPr>
                <w:b/>
                <w:color w:val="3A3A3A"/>
              </w:rPr>
              <w:t>Status</w:t>
            </w:r>
          </w:p>
          <w:p w14:paraId="40C2CD39"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0C47D77B" w14:textId="77777777" w:rsidR="00497641" w:rsidRDefault="00497641">
            <w:pPr>
              <w:rPr>
                <w:color w:val="3A3A3A"/>
              </w:rPr>
            </w:pPr>
          </w:p>
          <w:p w14:paraId="3B224002" w14:textId="77777777" w:rsidR="00497641" w:rsidRDefault="00000000">
            <w:pPr>
              <w:rPr>
                <w:color w:val="3A3A3A"/>
              </w:rPr>
            </w:pPr>
            <w:r>
              <w:rPr>
                <w:color w:val="3A3A3A"/>
              </w:rPr>
              <w:t>New</w:t>
            </w:r>
          </w:p>
        </w:tc>
      </w:tr>
      <w:tr w:rsidR="00497641" w14:paraId="0E7283ED"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57E88EE9" w14:textId="77777777" w:rsidR="00497641" w:rsidRDefault="00497641">
            <w:pPr>
              <w:rPr>
                <w:b/>
                <w:color w:val="3A3A3A"/>
              </w:rPr>
            </w:pPr>
          </w:p>
          <w:p w14:paraId="0FBF5D1C" w14:textId="77777777" w:rsidR="00497641" w:rsidRDefault="00000000">
            <w:pPr>
              <w:rPr>
                <w:b/>
                <w:color w:val="3A3A3A"/>
              </w:rPr>
            </w:pPr>
            <w:r>
              <w:rPr>
                <w:b/>
                <w:color w:val="3A3A3A"/>
              </w:rPr>
              <w:t>Assigned To</w:t>
            </w:r>
          </w:p>
          <w:p w14:paraId="3B63B431"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7B049E67" w14:textId="77777777" w:rsidR="00497641" w:rsidRDefault="00497641">
            <w:pPr>
              <w:rPr>
                <w:color w:val="3A3A3A"/>
              </w:rPr>
            </w:pPr>
          </w:p>
          <w:p w14:paraId="7B3DD71E" w14:textId="77777777" w:rsidR="00497641" w:rsidRDefault="00000000">
            <w:pPr>
              <w:rPr>
                <w:color w:val="3A3A3A"/>
              </w:rPr>
            </w:pPr>
            <w:r>
              <w:rPr>
                <w:color w:val="3A3A3A"/>
              </w:rPr>
              <w:t>Developer ABC</w:t>
            </w:r>
          </w:p>
        </w:tc>
      </w:tr>
      <w:tr w:rsidR="00497641" w14:paraId="7223585B" w14:textId="77777777">
        <w:trPr>
          <w:trHeight w:val="1965"/>
        </w:trPr>
        <w:tc>
          <w:tcPr>
            <w:tcW w:w="3075" w:type="dxa"/>
            <w:tcBorders>
              <w:top w:val="single" w:sz="5" w:space="0" w:color="DDDDDD"/>
              <w:left w:val="nil"/>
              <w:bottom w:val="nil"/>
              <w:right w:val="nil"/>
            </w:tcBorders>
            <w:tcMar>
              <w:top w:w="100" w:type="dxa"/>
              <w:left w:w="100" w:type="dxa"/>
              <w:bottom w:w="100" w:type="dxa"/>
              <w:right w:w="100" w:type="dxa"/>
            </w:tcMar>
          </w:tcPr>
          <w:p w14:paraId="5A3BCF79" w14:textId="77777777" w:rsidR="00497641" w:rsidRDefault="00497641">
            <w:pPr>
              <w:rPr>
                <w:b/>
                <w:color w:val="3A3A3A"/>
              </w:rPr>
            </w:pPr>
          </w:p>
          <w:p w14:paraId="43932D86" w14:textId="77777777" w:rsidR="00497641" w:rsidRDefault="00497641">
            <w:pPr>
              <w:rPr>
                <w:b/>
                <w:color w:val="3A3A3A"/>
              </w:rPr>
            </w:pPr>
          </w:p>
          <w:p w14:paraId="00463BFC" w14:textId="77777777" w:rsidR="00497641" w:rsidRDefault="00000000">
            <w:pPr>
              <w:rPr>
                <w:color w:val="3A3A3A"/>
              </w:rPr>
            </w:pPr>
            <w:r>
              <w:rPr>
                <w:b/>
                <w:color w:val="3A3A3A"/>
              </w:rPr>
              <w:t>Defect Description</w:t>
            </w:r>
          </w:p>
        </w:tc>
        <w:tc>
          <w:tcPr>
            <w:tcW w:w="6390" w:type="dxa"/>
            <w:tcBorders>
              <w:top w:val="single" w:sz="5" w:space="0" w:color="DDDDDD"/>
              <w:left w:val="nil"/>
              <w:bottom w:val="nil"/>
              <w:right w:val="nil"/>
            </w:tcBorders>
            <w:tcMar>
              <w:top w:w="100" w:type="dxa"/>
              <w:left w:w="100" w:type="dxa"/>
              <w:bottom w:w="100" w:type="dxa"/>
              <w:right w:w="100" w:type="dxa"/>
            </w:tcMar>
          </w:tcPr>
          <w:p w14:paraId="2177DEE8" w14:textId="77777777" w:rsidR="00497641" w:rsidRDefault="00497641">
            <w:pPr>
              <w:rPr>
                <w:color w:val="3A3A3A"/>
              </w:rPr>
            </w:pPr>
          </w:p>
          <w:p w14:paraId="0EAF3224" w14:textId="77777777" w:rsidR="00497641" w:rsidRDefault="00000000">
            <w:pPr>
              <w:jc w:val="both"/>
              <w:rPr>
                <w:color w:val="3A3A3A"/>
              </w:rPr>
            </w:pPr>
            <w:r>
              <w:rPr>
                <w:color w:val="3A3A3A"/>
              </w:rPr>
              <w:t xml:space="preserve">Sign up interface isn’t visually appealing including, </w:t>
            </w:r>
            <w:r>
              <w:rPr>
                <w:color w:val="3A3A3A"/>
                <w:sz w:val="20"/>
                <w:szCs w:val="20"/>
                <w:highlight w:val="white"/>
              </w:rPr>
              <w:t>layout, white spacing, font size, font style, and length of input box. There are so many improvement areas.</w:t>
            </w:r>
          </w:p>
        </w:tc>
      </w:tr>
      <w:tr w:rsidR="00497641" w14:paraId="4B5D3F47" w14:textId="77777777">
        <w:trPr>
          <w:trHeight w:val="1545"/>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51018DA0" w14:textId="77777777" w:rsidR="00497641" w:rsidRDefault="00497641">
            <w:pPr>
              <w:rPr>
                <w:b/>
                <w:color w:val="3A3A3A"/>
              </w:rPr>
            </w:pPr>
          </w:p>
          <w:p w14:paraId="43A302A0" w14:textId="77777777" w:rsidR="00497641" w:rsidRDefault="00000000">
            <w:pPr>
              <w:rPr>
                <w:color w:val="3A3A3A"/>
              </w:rPr>
            </w:pPr>
            <w:r>
              <w:rPr>
                <w:b/>
                <w:color w:val="3A3A3A"/>
              </w:rPr>
              <w:t>Steps to reproduce</w:t>
            </w:r>
          </w:p>
          <w:p w14:paraId="5FA8833F"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5EC000E5" w14:textId="77777777" w:rsidR="00497641" w:rsidRDefault="00497641">
            <w:pPr>
              <w:ind w:left="720"/>
              <w:rPr>
                <w:color w:val="3A3A3A"/>
              </w:rPr>
            </w:pPr>
          </w:p>
          <w:p w14:paraId="06EF3872" w14:textId="77777777" w:rsidR="00497641" w:rsidRDefault="00000000">
            <w:pPr>
              <w:rPr>
                <w:color w:val="3A3A3A"/>
              </w:rPr>
            </w:pPr>
            <w:r>
              <w:rPr>
                <w:color w:val="3A3A3A"/>
              </w:rPr>
              <w:t>1. Open the website with valid URL</w:t>
            </w:r>
          </w:p>
          <w:p w14:paraId="22552C6E" w14:textId="77777777" w:rsidR="00497641" w:rsidRDefault="00000000">
            <w:pPr>
              <w:rPr>
                <w:color w:val="3A3A3A"/>
              </w:rPr>
            </w:pPr>
            <w:r>
              <w:rPr>
                <w:color w:val="3A3A3A"/>
              </w:rPr>
              <w:t>2. Navigate to home page.</w:t>
            </w:r>
          </w:p>
          <w:p w14:paraId="38964896" w14:textId="77777777" w:rsidR="00497641" w:rsidRDefault="00000000">
            <w:pPr>
              <w:rPr>
                <w:color w:val="3A3A3A"/>
              </w:rPr>
            </w:pPr>
            <w:r>
              <w:rPr>
                <w:color w:val="3A3A3A"/>
              </w:rPr>
              <w:t>3. Click Create an Account link.</w:t>
            </w:r>
          </w:p>
          <w:p w14:paraId="786B670C" w14:textId="77777777" w:rsidR="00497641" w:rsidRDefault="00497641">
            <w:pPr>
              <w:rPr>
                <w:color w:val="3A3A3A"/>
              </w:rPr>
            </w:pPr>
          </w:p>
        </w:tc>
      </w:tr>
      <w:tr w:rsidR="00497641" w14:paraId="3791EDA3"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535173D0" w14:textId="77777777" w:rsidR="00497641" w:rsidRDefault="00497641">
            <w:pPr>
              <w:rPr>
                <w:b/>
                <w:color w:val="3A3A3A"/>
              </w:rPr>
            </w:pPr>
          </w:p>
          <w:p w14:paraId="76D4D76A" w14:textId="77777777" w:rsidR="00497641" w:rsidRDefault="00497641">
            <w:pPr>
              <w:rPr>
                <w:b/>
                <w:color w:val="3A3A3A"/>
              </w:rPr>
            </w:pPr>
          </w:p>
          <w:p w14:paraId="5E58EA14" w14:textId="77777777" w:rsidR="00497641" w:rsidRDefault="00000000">
            <w:pPr>
              <w:rPr>
                <w:b/>
                <w:color w:val="3A3A3A"/>
              </w:rPr>
            </w:pPr>
            <w:r>
              <w:rPr>
                <w:b/>
                <w:color w:val="3A3A3A"/>
              </w:rPr>
              <w:t>Expected Result</w:t>
            </w:r>
          </w:p>
          <w:p w14:paraId="1418E2C0"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19BF9F4B" w14:textId="77777777" w:rsidR="00497641" w:rsidRDefault="00497641">
            <w:pPr>
              <w:rPr>
                <w:color w:val="3A3A3A"/>
              </w:rPr>
            </w:pPr>
          </w:p>
          <w:p w14:paraId="674EB4EB" w14:textId="77777777" w:rsidR="00497641" w:rsidRDefault="00497641">
            <w:pPr>
              <w:rPr>
                <w:color w:val="3A3A3A"/>
              </w:rPr>
            </w:pPr>
          </w:p>
          <w:p w14:paraId="517F8FCF" w14:textId="77777777" w:rsidR="00497641" w:rsidRDefault="00000000">
            <w:pPr>
              <w:rPr>
                <w:color w:val="3A3A3A"/>
              </w:rPr>
            </w:pPr>
            <w:r>
              <w:rPr>
                <w:color w:val="3A3A3A"/>
              </w:rPr>
              <w:t>Signup interface should be visually appealing.</w:t>
            </w:r>
          </w:p>
          <w:p w14:paraId="25BCDC61" w14:textId="77777777" w:rsidR="00497641" w:rsidRDefault="00497641">
            <w:pPr>
              <w:rPr>
                <w:color w:val="3A3A3A"/>
              </w:rPr>
            </w:pPr>
          </w:p>
          <w:p w14:paraId="595F4975" w14:textId="77777777" w:rsidR="00497641" w:rsidRDefault="00497641">
            <w:pPr>
              <w:rPr>
                <w:color w:val="3A3A3A"/>
              </w:rPr>
            </w:pPr>
          </w:p>
        </w:tc>
      </w:tr>
      <w:tr w:rsidR="00497641" w14:paraId="5BDD7D04"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745661C6" w14:textId="77777777" w:rsidR="00497641" w:rsidRDefault="00497641">
            <w:pPr>
              <w:rPr>
                <w:b/>
                <w:color w:val="3A3A3A"/>
              </w:rPr>
            </w:pPr>
          </w:p>
          <w:p w14:paraId="30F1E7C9" w14:textId="77777777" w:rsidR="00497641" w:rsidRDefault="00000000">
            <w:pPr>
              <w:rPr>
                <w:color w:val="3A3A3A"/>
              </w:rPr>
            </w:pPr>
            <w:r>
              <w:rPr>
                <w:b/>
                <w:color w:val="3A3A3A"/>
              </w:rPr>
              <w:t>Actual Result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4B55D16D" w14:textId="77777777" w:rsidR="00497641" w:rsidRDefault="00497641">
            <w:pPr>
              <w:rPr>
                <w:color w:val="3A3A3A"/>
              </w:rPr>
            </w:pPr>
          </w:p>
          <w:p w14:paraId="36502069" w14:textId="77777777" w:rsidR="00497641" w:rsidRDefault="00000000">
            <w:pPr>
              <w:rPr>
                <w:color w:val="3A3A3A"/>
              </w:rPr>
            </w:pPr>
            <w:r>
              <w:rPr>
                <w:color w:val="3A3A3A"/>
              </w:rPr>
              <w:t>While the font sizes and styles are consistent, the overall visual design of the other components needs improvement to achieve a cohesive user experience.</w:t>
            </w:r>
          </w:p>
          <w:p w14:paraId="3AF81F81" w14:textId="77777777" w:rsidR="00497641" w:rsidRDefault="00497641">
            <w:pPr>
              <w:rPr>
                <w:color w:val="3A3A3A"/>
              </w:rPr>
            </w:pPr>
          </w:p>
        </w:tc>
      </w:tr>
      <w:tr w:rsidR="00497641" w14:paraId="3987DF85" w14:textId="77777777">
        <w:trPr>
          <w:trHeight w:val="3225"/>
        </w:trPr>
        <w:tc>
          <w:tcPr>
            <w:tcW w:w="3075" w:type="dxa"/>
            <w:tcBorders>
              <w:top w:val="single" w:sz="5" w:space="0" w:color="DDDDDD"/>
              <w:left w:val="nil"/>
              <w:bottom w:val="nil"/>
              <w:right w:val="nil"/>
            </w:tcBorders>
            <w:tcMar>
              <w:top w:w="100" w:type="dxa"/>
              <w:left w:w="100" w:type="dxa"/>
              <w:bottom w:w="100" w:type="dxa"/>
              <w:right w:w="100" w:type="dxa"/>
            </w:tcMar>
          </w:tcPr>
          <w:p w14:paraId="5B11E488" w14:textId="77777777" w:rsidR="00497641" w:rsidRDefault="00497641">
            <w:pPr>
              <w:rPr>
                <w:b/>
                <w:color w:val="3A3A3A"/>
              </w:rPr>
            </w:pPr>
          </w:p>
          <w:p w14:paraId="58792CB1" w14:textId="77777777" w:rsidR="00497641" w:rsidRDefault="00000000">
            <w:pPr>
              <w:rPr>
                <w:color w:val="3A3A3A"/>
              </w:rPr>
            </w:pPr>
            <w:r>
              <w:rPr>
                <w:b/>
                <w:color w:val="3A3A3A"/>
              </w:rPr>
              <w:t>Evidence/attachment</w:t>
            </w:r>
          </w:p>
        </w:tc>
        <w:tc>
          <w:tcPr>
            <w:tcW w:w="6390" w:type="dxa"/>
            <w:tcBorders>
              <w:top w:val="single" w:sz="5" w:space="0" w:color="DDDDDD"/>
              <w:left w:val="nil"/>
              <w:bottom w:val="nil"/>
              <w:right w:val="nil"/>
            </w:tcBorders>
            <w:tcMar>
              <w:top w:w="100" w:type="dxa"/>
              <w:left w:w="100" w:type="dxa"/>
              <w:bottom w:w="100" w:type="dxa"/>
              <w:right w:w="100" w:type="dxa"/>
            </w:tcMar>
          </w:tcPr>
          <w:p w14:paraId="3BB462BC" w14:textId="77777777" w:rsidR="00497641" w:rsidRDefault="00000000">
            <w:pPr>
              <w:rPr>
                <w:color w:val="3A3A3A"/>
              </w:rPr>
            </w:pPr>
            <w:r>
              <w:rPr>
                <w:color w:val="3A3A3A"/>
              </w:rPr>
              <w:t xml:space="preserve">SS: </w:t>
            </w:r>
          </w:p>
          <w:p w14:paraId="123C975F" w14:textId="77777777" w:rsidR="00497641" w:rsidRDefault="00000000">
            <w:pPr>
              <w:rPr>
                <w:color w:val="3A3A3A"/>
              </w:rPr>
            </w:pPr>
            <w:r>
              <w:rPr>
                <w:noProof/>
                <w:color w:val="3A3A3A"/>
              </w:rPr>
              <w:drawing>
                <wp:inline distT="114300" distB="114300" distL="114300" distR="114300" wp14:anchorId="069F9B11" wp14:editId="340C7E18">
                  <wp:extent cx="3924300" cy="22098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3924300" cy="2209800"/>
                          </a:xfrm>
                          <a:prstGeom prst="rect">
                            <a:avLst/>
                          </a:prstGeom>
                          <a:ln/>
                        </pic:spPr>
                      </pic:pic>
                    </a:graphicData>
                  </a:graphic>
                </wp:inline>
              </w:drawing>
            </w:r>
          </w:p>
        </w:tc>
      </w:tr>
      <w:tr w:rsidR="00497641" w14:paraId="53FEFC17"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2C96BA26" w14:textId="77777777" w:rsidR="00497641" w:rsidRDefault="00497641">
            <w:pPr>
              <w:rPr>
                <w:b/>
                <w:color w:val="3A3A3A"/>
              </w:rPr>
            </w:pPr>
          </w:p>
          <w:p w14:paraId="2D700C90" w14:textId="77777777" w:rsidR="00497641" w:rsidRDefault="00000000">
            <w:pPr>
              <w:rPr>
                <w:b/>
                <w:color w:val="3A3A3A"/>
              </w:rPr>
            </w:pPr>
            <w:r>
              <w:rPr>
                <w:b/>
                <w:color w:val="3A3A3A"/>
              </w:rPr>
              <w:t>Severity</w:t>
            </w:r>
          </w:p>
          <w:p w14:paraId="3E9EB21A"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6923555A" w14:textId="77777777" w:rsidR="00497641" w:rsidRDefault="00497641">
            <w:pPr>
              <w:rPr>
                <w:color w:val="3A3A3A"/>
              </w:rPr>
            </w:pPr>
          </w:p>
          <w:p w14:paraId="0B8E4998" w14:textId="77777777" w:rsidR="00497641" w:rsidRDefault="00000000">
            <w:pPr>
              <w:rPr>
                <w:color w:val="3A3A3A"/>
              </w:rPr>
            </w:pPr>
            <w:r>
              <w:rPr>
                <w:color w:val="3A3A3A"/>
              </w:rPr>
              <w:t>Low</w:t>
            </w:r>
          </w:p>
          <w:p w14:paraId="6CAA1545" w14:textId="77777777" w:rsidR="00497641" w:rsidRDefault="00497641">
            <w:pPr>
              <w:rPr>
                <w:color w:val="3A3A3A"/>
              </w:rPr>
            </w:pPr>
          </w:p>
        </w:tc>
      </w:tr>
      <w:tr w:rsidR="00497641" w14:paraId="1DD1C515" w14:textId="77777777">
        <w:trPr>
          <w:trHeight w:val="770"/>
        </w:trPr>
        <w:tc>
          <w:tcPr>
            <w:tcW w:w="3075" w:type="dxa"/>
            <w:tcBorders>
              <w:top w:val="single" w:sz="5" w:space="0" w:color="DDDDDD"/>
              <w:left w:val="nil"/>
              <w:bottom w:val="nil"/>
              <w:right w:val="nil"/>
            </w:tcBorders>
            <w:tcMar>
              <w:top w:w="100" w:type="dxa"/>
              <w:left w:w="100" w:type="dxa"/>
              <w:bottom w:w="100" w:type="dxa"/>
              <w:right w:w="100" w:type="dxa"/>
            </w:tcMar>
          </w:tcPr>
          <w:p w14:paraId="7819DA4A" w14:textId="77777777" w:rsidR="00497641" w:rsidRDefault="00497641">
            <w:pPr>
              <w:rPr>
                <w:b/>
                <w:color w:val="3A3A3A"/>
              </w:rPr>
            </w:pPr>
          </w:p>
          <w:p w14:paraId="12D84438" w14:textId="77777777" w:rsidR="00497641" w:rsidRDefault="00000000">
            <w:pPr>
              <w:rPr>
                <w:b/>
                <w:color w:val="3A3A3A"/>
              </w:rPr>
            </w:pPr>
            <w:r>
              <w:rPr>
                <w:b/>
                <w:color w:val="3A3A3A"/>
              </w:rPr>
              <w:t>Priority</w:t>
            </w:r>
          </w:p>
          <w:p w14:paraId="0DBDCB39"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452A09FF" w14:textId="77777777" w:rsidR="00497641" w:rsidRDefault="00497641">
            <w:pPr>
              <w:rPr>
                <w:color w:val="3A3A3A"/>
              </w:rPr>
            </w:pPr>
          </w:p>
          <w:p w14:paraId="78CE4FA1" w14:textId="77777777" w:rsidR="00497641" w:rsidRDefault="00000000">
            <w:pPr>
              <w:rPr>
                <w:color w:val="3A3A3A"/>
              </w:rPr>
            </w:pPr>
            <w:r>
              <w:rPr>
                <w:color w:val="3A3A3A"/>
              </w:rPr>
              <w:t>High</w:t>
            </w:r>
          </w:p>
        </w:tc>
      </w:tr>
      <w:tr w:rsidR="00497641" w14:paraId="57772669"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13827832" w14:textId="77777777" w:rsidR="00497641" w:rsidRDefault="00000000">
            <w:pPr>
              <w:rPr>
                <w:color w:val="3A3A3A"/>
              </w:rPr>
            </w:pPr>
            <w:r>
              <w:rPr>
                <w:b/>
                <w:color w:val="3A3A3A"/>
              </w:rPr>
              <w:t>Environment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0F49C72C" w14:textId="77777777" w:rsidR="00497641" w:rsidRDefault="00000000">
            <w:pPr>
              <w:rPr>
                <w:color w:val="3A3A3A"/>
              </w:rPr>
            </w:pPr>
            <w:r>
              <w:rPr>
                <w:color w:val="3A3A3A"/>
              </w:rPr>
              <w:t>OS: Windows (x86) 11</w:t>
            </w:r>
          </w:p>
          <w:p w14:paraId="1C6A8E85" w14:textId="77777777" w:rsidR="00497641" w:rsidRDefault="00000000">
            <w:pPr>
              <w:rPr>
                <w:color w:val="3A3A3A"/>
              </w:rPr>
            </w:pPr>
            <w:r>
              <w:rPr>
                <w:color w:val="3A3A3A"/>
              </w:rPr>
              <w:t>Browser: Chrome 124.0.6367.208</w:t>
            </w:r>
          </w:p>
          <w:p w14:paraId="3EEA4C3F" w14:textId="77777777" w:rsidR="00497641" w:rsidRDefault="00000000">
            <w:pPr>
              <w:rPr>
                <w:color w:val="3A3A3A"/>
              </w:rPr>
            </w:pPr>
            <w:r>
              <w:rPr>
                <w:color w:val="3A3A3A"/>
              </w:rPr>
              <w:t>Window size: 1536x730</w:t>
            </w:r>
          </w:p>
          <w:p w14:paraId="3D7BF51D" w14:textId="77777777" w:rsidR="00497641" w:rsidRDefault="00000000">
            <w:pPr>
              <w:rPr>
                <w:color w:val="3A3A3A"/>
              </w:rPr>
            </w:pPr>
            <w:r>
              <w:rPr>
                <w:color w:val="3A3A3A"/>
              </w:rPr>
              <w:t>Device: HP Laptop</w:t>
            </w:r>
          </w:p>
        </w:tc>
      </w:tr>
    </w:tbl>
    <w:p w14:paraId="110971EC" w14:textId="77777777" w:rsidR="00497641" w:rsidRDefault="00497641"/>
    <w:p w14:paraId="3264342A" w14:textId="77777777" w:rsidR="00497641" w:rsidRDefault="00497641"/>
    <w:p w14:paraId="08F3C8C7" w14:textId="4552F2FD" w:rsidR="00497641" w:rsidRDefault="00E23EC2">
      <w:r>
        <w:rPr>
          <w:b/>
          <w:noProof/>
          <w:color w:val="38761D"/>
          <w:sz w:val="26"/>
          <w:szCs w:val="26"/>
          <w:u w:val="single"/>
        </w:rPr>
        <mc:AlternateContent>
          <mc:Choice Requires="wps">
            <w:drawing>
              <wp:anchor distT="0" distB="0" distL="114300" distR="114300" simplePos="0" relativeHeight="251693056" behindDoc="0" locked="0" layoutInCell="1" allowOverlap="1" wp14:anchorId="1A40A2BD" wp14:editId="3CAFE36F">
                <wp:simplePos x="0" y="0"/>
                <wp:positionH relativeFrom="column">
                  <wp:posOffset>0</wp:posOffset>
                </wp:positionH>
                <wp:positionV relativeFrom="paragraph">
                  <wp:posOffset>37465</wp:posOffset>
                </wp:positionV>
                <wp:extent cx="5985163" cy="0"/>
                <wp:effectExtent l="38100" t="38100" r="73025" b="95250"/>
                <wp:wrapNone/>
                <wp:docPr id="927815403" name="Straight Connector 21"/>
                <wp:cNvGraphicFramePr/>
                <a:graphic xmlns:a="http://schemas.openxmlformats.org/drawingml/2006/main">
                  <a:graphicData uri="http://schemas.microsoft.com/office/word/2010/wordprocessingShape">
                    <wps:wsp>
                      <wps:cNvCnPr/>
                      <wps:spPr>
                        <a:xfrm>
                          <a:off x="0" y="0"/>
                          <a:ext cx="598516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6BA261" id="Straight Connector 21"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0,2.95pt" to="471.2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" strokecolor="#4f81bd [3204]" strokeweight="2pt">
                <v:shadow on="t" color="black" opacity="24903f" origin=",.5" offset="0,.55556mm"/>
              </v:line>
            </w:pict>
          </mc:Fallback>
        </mc:AlternateContent>
      </w:r>
    </w:p>
    <w:p w14:paraId="0B6A3C4F" w14:textId="77777777" w:rsidR="00497641" w:rsidRDefault="00497641"/>
    <w:p w14:paraId="05985727" w14:textId="77777777" w:rsidR="00497641" w:rsidRDefault="00497641"/>
    <w:p w14:paraId="40542C57" w14:textId="5B6B029E" w:rsidR="00497641" w:rsidRDefault="00000000">
      <w:pPr>
        <w:rPr>
          <w:b/>
          <w:color w:val="38761D"/>
          <w:sz w:val="24"/>
          <w:szCs w:val="24"/>
          <w:u w:val="single"/>
        </w:rPr>
      </w:pPr>
      <w:r>
        <w:rPr>
          <w:b/>
          <w:color w:val="38761D"/>
          <w:sz w:val="24"/>
          <w:szCs w:val="24"/>
          <w:u w:val="single"/>
        </w:rPr>
        <w:t>Report: 1</w:t>
      </w:r>
      <w:r w:rsidR="001628F9">
        <w:rPr>
          <w:b/>
          <w:color w:val="38761D"/>
          <w:sz w:val="24"/>
          <w:szCs w:val="24"/>
          <w:u w:val="single"/>
        </w:rPr>
        <w:t>5</w:t>
      </w:r>
    </w:p>
    <w:p w14:paraId="7835CFC8" w14:textId="77777777" w:rsidR="00497641" w:rsidRDefault="00497641">
      <w:pPr>
        <w:rPr>
          <w:b/>
          <w:color w:val="38761D"/>
          <w:sz w:val="24"/>
          <w:szCs w:val="24"/>
          <w:u w:val="single"/>
        </w:rPr>
      </w:pPr>
    </w:p>
    <w:p w14:paraId="4371251D" w14:textId="77777777" w:rsidR="00497641" w:rsidRDefault="00000000">
      <w:pPr>
        <w:rPr>
          <w:b/>
        </w:rPr>
      </w:pPr>
      <w:r>
        <w:rPr>
          <w:b/>
        </w:rPr>
        <w:t>Component / Module: My Account page</w:t>
      </w:r>
    </w:p>
    <w:p w14:paraId="66A9B44E" w14:textId="77777777" w:rsidR="00497641" w:rsidRDefault="00000000">
      <w:pPr>
        <w:rPr>
          <w:b/>
        </w:rPr>
      </w:pPr>
      <w:r>
        <w:rPr>
          <w:b/>
        </w:rPr>
        <w:t xml:space="preserve">Reporter: </w:t>
      </w:r>
      <w:r>
        <w:rPr>
          <w:b/>
        </w:rPr>
        <w:tab/>
      </w:r>
      <w:r>
        <w:rPr>
          <w:b/>
        </w:rPr>
        <w:tab/>
        <w:t>Swastika Thapa</w:t>
      </w:r>
    </w:p>
    <w:p w14:paraId="17770E52" w14:textId="77777777" w:rsidR="00497641" w:rsidRDefault="00000000">
      <w:pPr>
        <w:rPr>
          <w:b/>
        </w:rPr>
      </w:pPr>
      <w:r>
        <w:rPr>
          <w:b/>
        </w:rPr>
        <w:t xml:space="preserve">Date: </w:t>
      </w:r>
      <w:r>
        <w:rPr>
          <w:b/>
        </w:rPr>
        <w:tab/>
      </w:r>
      <w:r>
        <w:rPr>
          <w:b/>
        </w:rPr>
        <w:tab/>
      </w:r>
      <w:r>
        <w:rPr>
          <w:b/>
        </w:rPr>
        <w:tab/>
        <w:t>26-05-2024</w:t>
      </w:r>
    </w:p>
    <w:p w14:paraId="4D6D2E8A" w14:textId="2CF81BE5" w:rsidR="00497641" w:rsidRDefault="00000000">
      <w:pPr>
        <w:rPr>
          <w:b/>
        </w:rPr>
      </w:pPr>
      <w:r>
        <w:rPr>
          <w:b/>
        </w:rPr>
        <w:t>Reviewer:</w:t>
      </w:r>
      <w:r>
        <w:rPr>
          <w:b/>
        </w:rPr>
        <w:tab/>
      </w:r>
      <w:r>
        <w:rPr>
          <w:b/>
        </w:rPr>
        <w:tab/>
      </w:r>
      <w:r w:rsidR="00E23EC2">
        <w:rPr>
          <w:b/>
        </w:rPr>
        <w:t>Paramananda</w:t>
      </w:r>
      <w:r>
        <w:rPr>
          <w:b/>
        </w:rPr>
        <w:t xml:space="preserve"> Lal Karn</w:t>
      </w:r>
    </w:p>
    <w:p w14:paraId="709F3A4C" w14:textId="77777777" w:rsidR="00497641" w:rsidRDefault="00497641"/>
    <w:p w14:paraId="278C7178" w14:textId="77777777" w:rsidR="00497641" w:rsidRDefault="00497641"/>
    <w:p w14:paraId="51E9C5CF" w14:textId="77777777" w:rsidR="00497641" w:rsidRDefault="00497641"/>
    <w:tbl>
      <w:tblPr>
        <w:tblStyle w:val="ac"/>
        <w:tblW w:w="946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3075"/>
        <w:gridCol w:w="6390"/>
      </w:tblGrid>
      <w:tr w:rsidR="00497641" w14:paraId="22589A16" w14:textId="77777777">
        <w:trPr>
          <w:trHeight w:val="992"/>
        </w:trPr>
        <w:tc>
          <w:tcPr>
            <w:tcW w:w="3075" w:type="dxa"/>
            <w:tcBorders>
              <w:top w:val="nil"/>
              <w:left w:val="nil"/>
              <w:bottom w:val="nil"/>
              <w:right w:val="nil"/>
            </w:tcBorders>
            <w:shd w:val="clear" w:color="auto" w:fill="F3F3F3"/>
            <w:tcMar>
              <w:top w:w="100" w:type="dxa"/>
              <w:left w:w="100" w:type="dxa"/>
              <w:bottom w:w="100" w:type="dxa"/>
              <w:right w:w="100" w:type="dxa"/>
            </w:tcMar>
          </w:tcPr>
          <w:p w14:paraId="10567F67" w14:textId="77777777" w:rsidR="00497641" w:rsidRDefault="00497641">
            <w:pPr>
              <w:rPr>
                <w:b/>
                <w:color w:val="3A3A3A"/>
              </w:rPr>
            </w:pPr>
          </w:p>
          <w:p w14:paraId="616246CB" w14:textId="77777777" w:rsidR="00497641" w:rsidRDefault="00000000">
            <w:pPr>
              <w:rPr>
                <w:b/>
                <w:color w:val="3A3A3A"/>
              </w:rPr>
            </w:pPr>
            <w:r>
              <w:rPr>
                <w:b/>
                <w:color w:val="3A3A3A"/>
              </w:rPr>
              <w:t>Defect ID</w:t>
            </w:r>
          </w:p>
          <w:p w14:paraId="1242B250" w14:textId="77777777" w:rsidR="00497641" w:rsidRDefault="00497641">
            <w:pPr>
              <w:rPr>
                <w:b/>
                <w:color w:val="3A3A3A"/>
              </w:rPr>
            </w:pPr>
          </w:p>
        </w:tc>
        <w:tc>
          <w:tcPr>
            <w:tcW w:w="6390" w:type="dxa"/>
            <w:tcBorders>
              <w:top w:val="nil"/>
              <w:left w:val="nil"/>
              <w:bottom w:val="nil"/>
              <w:right w:val="nil"/>
            </w:tcBorders>
            <w:shd w:val="clear" w:color="auto" w:fill="F3F3F3"/>
            <w:tcMar>
              <w:top w:w="100" w:type="dxa"/>
              <w:left w:w="100" w:type="dxa"/>
              <w:bottom w:w="100" w:type="dxa"/>
              <w:right w:w="100" w:type="dxa"/>
            </w:tcMar>
          </w:tcPr>
          <w:p w14:paraId="23BF755D" w14:textId="77777777" w:rsidR="00497641" w:rsidRDefault="00497641">
            <w:pPr>
              <w:rPr>
                <w:color w:val="3A3A3A"/>
              </w:rPr>
            </w:pPr>
          </w:p>
          <w:p w14:paraId="03064383" w14:textId="77777777" w:rsidR="00497641" w:rsidRDefault="00000000">
            <w:pPr>
              <w:rPr>
                <w:color w:val="3A3A3A"/>
              </w:rPr>
            </w:pPr>
            <w:r>
              <w:rPr>
                <w:color w:val="3A3A3A"/>
              </w:rPr>
              <w:t>A_17</w:t>
            </w:r>
          </w:p>
        </w:tc>
      </w:tr>
      <w:tr w:rsidR="00497641" w14:paraId="21033173"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3C1BF8E4" w14:textId="77777777" w:rsidR="00497641" w:rsidRDefault="00497641">
            <w:pPr>
              <w:rPr>
                <w:b/>
                <w:color w:val="3A3A3A"/>
              </w:rPr>
            </w:pPr>
          </w:p>
          <w:p w14:paraId="18280478" w14:textId="77777777" w:rsidR="00497641" w:rsidRDefault="00000000">
            <w:pPr>
              <w:rPr>
                <w:color w:val="3A3A3A"/>
              </w:rPr>
            </w:pPr>
            <w:r>
              <w:rPr>
                <w:b/>
                <w:color w:val="3A3A3A"/>
              </w:rPr>
              <w:t>Defect Title</w:t>
            </w:r>
          </w:p>
        </w:tc>
        <w:tc>
          <w:tcPr>
            <w:tcW w:w="6390" w:type="dxa"/>
            <w:tcBorders>
              <w:top w:val="single" w:sz="5" w:space="0" w:color="DDDDDD"/>
              <w:left w:val="nil"/>
              <w:bottom w:val="nil"/>
              <w:right w:val="nil"/>
            </w:tcBorders>
            <w:tcMar>
              <w:top w:w="100" w:type="dxa"/>
              <w:left w:w="100" w:type="dxa"/>
              <w:bottom w:w="100" w:type="dxa"/>
              <w:right w:w="100" w:type="dxa"/>
            </w:tcMar>
          </w:tcPr>
          <w:p w14:paraId="52402790" w14:textId="77777777" w:rsidR="00497641" w:rsidRDefault="00497641">
            <w:pPr>
              <w:rPr>
                <w:color w:val="3A3A3A"/>
              </w:rPr>
            </w:pPr>
          </w:p>
          <w:p w14:paraId="023AB375" w14:textId="77777777" w:rsidR="00497641" w:rsidRDefault="00000000">
            <w:pPr>
              <w:rPr>
                <w:color w:val="3A3A3A"/>
              </w:rPr>
            </w:pPr>
            <w:r>
              <w:rPr>
                <w:b/>
                <w:color w:val="3A3A3A"/>
                <w:sz w:val="20"/>
                <w:szCs w:val="20"/>
              </w:rPr>
              <w:t>“Edit Profile</w:t>
            </w:r>
            <w:r>
              <w:rPr>
                <w:color w:val="3A3A3A"/>
                <w:sz w:val="20"/>
                <w:szCs w:val="20"/>
              </w:rPr>
              <w:t>" and "</w:t>
            </w:r>
            <w:r>
              <w:rPr>
                <w:b/>
                <w:color w:val="3A3A3A"/>
                <w:sz w:val="20"/>
                <w:szCs w:val="20"/>
              </w:rPr>
              <w:t xml:space="preserve">Change Password” </w:t>
            </w:r>
            <w:r>
              <w:rPr>
                <w:color w:val="3A3A3A"/>
                <w:sz w:val="20"/>
                <w:szCs w:val="20"/>
              </w:rPr>
              <w:t>redirect to the same page.</w:t>
            </w:r>
          </w:p>
        </w:tc>
      </w:tr>
      <w:tr w:rsidR="00497641" w14:paraId="79D9144E"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128CC720" w14:textId="77777777" w:rsidR="00497641" w:rsidRDefault="00497641">
            <w:pPr>
              <w:rPr>
                <w:b/>
                <w:color w:val="3A3A3A"/>
              </w:rPr>
            </w:pPr>
          </w:p>
          <w:p w14:paraId="3DBFBF89" w14:textId="77777777" w:rsidR="00497641" w:rsidRDefault="00000000">
            <w:pPr>
              <w:rPr>
                <w:b/>
                <w:color w:val="3A3A3A"/>
              </w:rPr>
            </w:pPr>
            <w:r>
              <w:rPr>
                <w:b/>
                <w:color w:val="3A3A3A"/>
              </w:rPr>
              <w:t>Module affected</w:t>
            </w:r>
          </w:p>
          <w:p w14:paraId="0023CB5B"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783D1AB4" w14:textId="77777777" w:rsidR="00497641" w:rsidRDefault="00497641">
            <w:pPr>
              <w:rPr>
                <w:color w:val="3A3A3A"/>
              </w:rPr>
            </w:pPr>
          </w:p>
          <w:p w14:paraId="5B365185" w14:textId="4BD524E8" w:rsidR="00497641" w:rsidRDefault="00000000">
            <w:pPr>
              <w:rPr>
                <w:color w:val="3A3A3A"/>
              </w:rPr>
            </w:pPr>
            <w:r>
              <w:rPr>
                <w:b/>
              </w:rPr>
              <w:t xml:space="preserve">My Account </w:t>
            </w:r>
            <w:r w:rsidR="00E23EC2">
              <w:rPr>
                <w:b/>
              </w:rPr>
              <w:t>page</w:t>
            </w:r>
          </w:p>
          <w:p w14:paraId="4DE2335B" w14:textId="77777777" w:rsidR="00497641" w:rsidRDefault="00497641">
            <w:pPr>
              <w:rPr>
                <w:color w:val="3A3A3A"/>
              </w:rPr>
            </w:pPr>
          </w:p>
        </w:tc>
      </w:tr>
      <w:tr w:rsidR="00497641" w14:paraId="093D05A7"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17ECE3E8" w14:textId="77777777" w:rsidR="00497641" w:rsidRDefault="00497641">
            <w:pPr>
              <w:rPr>
                <w:b/>
                <w:color w:val="3A3A3A"/>
              </w:rPr>
            </w:pPr>
          </w:p>
          <w:p w14:paraId="75F00096" w14:textId="77777777" w:rsidR="00497641" w:rsidRDefault="00000000">
            <w:pPr>
              <w:rPr>
                <w:b/>
                <w:color w:val="3A3A3A"/>
              </w:rPr>
            </w:pPr>
            <w:r>
              <w:rPr>
                <w:b/>
                <w:color w:val="3A3A3A"/>
              </w:rPr>
              <w:t>Reporter</w:t>
            </w:r>
          </w:p>
        </w:tc>
        <w:tc>
          <w:tcPr>
            <w:tcW w:w="6390" w:type="dxa"/>
            <w:tcBorders>
              <w:top w:val="single" w:sz="5" w:space="0" w:color="DDDDDD"/>
              <w:left w:val="nil"/>
              <w:bottom w:val="nil"/>
              <w:right w:val="nil"/>
            </w:tcBorders>
            <w:tcMar>
              <w:top w:w="100" w:type="dxa"/>
              <w:left w:w="100" w:type="dxa"/>
              <w:bottom w:w="100" w:type="dxa"/>
              <w:right w:w="100" w:type="dxa"/>
            </w:tcMar>
          </w:tcPr>
          <w:p w14:paraId="13537B5F" w14:textId="77777777" w:rsidR="00497641" w:rsidRDefault="00497641">
            <w:pPr>
              <w:rPr>
                <w:color w:val="3A3A3A"/>
              </w:rPr>
            </w:pPr>
          </w:p>
          <w:p w14:paraId="04B0AF2D" w14:textId="77777777" w:rsidR="00497641" w:rsidRDefault="00000000">
            <w:pPr>
              <w:rPr>
                <w:color w:val="3A3A3A"/>
              </w:rPr>
            </w:pPr>
            <w:r>
              <w:rPr>
                <w:color w:val="3A3A3A"/>
              </w:rPr>
              <w:t>Swastika Thapa</w:t>
            </w:r>
          </w:p>
        </w:tc>
      </w:tr>
      <w:tr w:rsidR="00497641" w14:paraId="1637328E"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050E82E8" w14:textId="77777777" w:rsidR="00497641" w:rsidRDefault="00497641">
            <w:pPr>
              <w:rPr>
                <w:b/>
                <w:color w:val="3A3A3A"/>
              </w:rPr>
            </w:pPr>
          </w:p>
          <w:p w14:paraId="18C0AA58" w14:textId="77777777" w:rsidR="00497641" w:rsidRDefault="00000000">
            <w:pPr>
              <w:rPr>
                <w:b/>
                <w:color w:val="3A3A3A"/>
              </w:rPr>
            </w:pPr>
            <w:r>
              <w:rPr>
                <w:b/>
                <w:color w:val="3A3A3A"/>
              </w:rPr>
              <w:t>Reported on</w:t>
            </w:r>
          </w:p>
          <w:p w14:paraId="32539DF4"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4CDF6505" w14:textId="77777777" w:rsidR="00497641" w:rsidRDefault="00497641">
            <w:pPr>
              <w:rPr>
                <w:color w:val="3A3A3A"/>
              </w:rPr>
            </w:pPr>
          </w:p>
          <w:p w14:paraId="31334051" w14:textId="77777777" w:rsidR="00497641" w:rsidRDefault="00000000">
            <w:pPr>
              <w:rPr>
                <w:color w:val="3A3A3A"/>
              </w:rPr>
            </w:pPr>
            <w:r>
              <w:rPr>
                <w:color w:val="3A3A3A"/>
              </w:rPr>
              <w:t>26-05-2024</w:t>
            </w:r>
          </w:p>
        </w:tc>
      </w:tr>
      <w:tr w:rsidR="00497641" w14:paraId="6B0257B0"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5E9B1DDE" w14:textId="77777777" w:rsidR="00497641" w:rsidRDefault="00497641">
            <w:pPr>
              <w:rPr>
                <w:b/>
                <w:color w:val="3A3A3A"/>
              </w:rPr>
            </w:pPr>
          </w:p>
          <w:p w14:paraId="7FD5B4E5" w14:textId="77777777" w:rsidR="00497641" w:rsidRDefault="00000000">
            <w:pPr>
              <w:rPr>
                <w:b/>
                <w:color w:val="3A3A3A"/>
              </w:rPr>
            </w:pPr>
            <w:r>
              <w:rPr>
                <w:b/>
                <w:color w:val="3A3A3A"/>
              </w:rPr>
              <w:t>Status</w:t>
            </w:r>
          </w:p>
          <w:p w14:paraId="4489C0EF"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73BB6185" w14:textId="77777777" w:rsidR="00497641" w:rsidRDefault="00497641">
            <w:pPr>
              <w:rPr>
                <w:color w:val="3A3A3A"/>
              </w:rPr>
            </w:pPr>
          </w:p>
          <w:p w14:paraId="76991D34" w14:textId="77777777" w:rsidR="00497641" w:rsidRDefault="00000000">
            <w:pPr>
              <w:rPr>
                <w:color w:val="3A3A3A"/>
              </w:rPr>
            </w:pPr>
            <w:r>
              <w:rPr>
                <w:color w:val="3A3A3A"/>
              </w:rPr>
              <w:t>New</w:t>
            </w:r>
          </w:p>
        </w:tc>
      </w:tr>
      <w:tr w:rsidR="00497641" w14:paraId="1350B437"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53EAE842" w14:textId="77777777" w:rsidR="00497641" w:rsidRDefault="00497641">
            <w:pPr>
              <w:rPr>
                <w:b/>
                <w:color w:val="3A3A3A"/>
              </w:rPr>
            </w:pPr>
          </w:p>
          <w:p w14:paraId="75DD0669" w14:textId="77777777" w:rsidR="00497641" w:rsidRDefault="00000000">
            <w:pPr>
              <w:rPr>
                <w:b/>
                <w:color w:val="3A3A3A"/>
              </w:rPr>
            </w:pPr>
            <w:r>
              <w:rPr>
                <w:b/>
                <w:color w:val="3A3A3A"/>
              </w:rPr>
              <w:t>Assigned To</w:t>
            </w:r>
          </w:p>
          <w:p w14:paraId="3B4BF390"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6BCBBA3F" w14:textId="77777777" w:rsidR="00497641" w:rsidRDefault="00497641">
            <w:pPr>
              <w:rPr>
                <w:color w:val="3A3A3A"/>
              </w:rPr>
            </w:pPr>
          </w:p>
          <w:p w14:paraId="01B4E20D" w14:textId="77777777" w:rsidR="00497641" w:rsidRDefault="00000000">
            <w:pPr>
              <w:rPr>
                <w:color w:val="3A3A3A"/>
              </w:rPr>
            </w:pPr>
            <w:r>
              <w:rPr>
                <w:color w:val="3A3A3A"/>
              </w:rPr>
              <w:t>Developer ABC</w:t>
            </w:r>
          </w:p>
        </w:tc>
      </w:tr>
      <w:tr w:rsidR="00497641" w14:paraId="2F486ACC" w14:textId="77777777">
        <w:trPr>
          <w:trHeight w:val="1965"/>
        </w:trPr>
        <w:tc>
          <w:tcPr>
            <w:tcW w:w="3075" w:type="dxa"/>
            <w:tcBorders>
              <w:top w:val="single" w:sz="5" w:space="0" w:color="DDDDDD"/>
              <w:left w:val="nil"/>
              <w:bottom w:val="nil"/>
              <w:right w:val="nil"/>
            </w:tcBorders>
            <w:tcMar>
              <w:top w:w="100" w:type="dxa"/>
              <w:left w:w="100" w:type="dxa"/>
              <w:bottom w:w="100" w:type="dxa"/>
              <w:right w:w="100" w:type="dxa"/>
            </w:tcMar>
          </w:tcPr>
          <w:p w14:paraId="1A1E4AE5" w14:textId="77777777" w:rsidR="00497641" w:rsidRDefault="00497641">
            <w:pPr>
              <w:rPr>
                <w:b/>
                <w:color w:val="3A3A3A"/>
              </w:rPr>
            </w:pPr>
          </w:p>
          <w:p w14:paraId="172C046B" w14:textId="77777777" w:rsidR="00497641" w:rsidRDefault="00497641">
            <w:pPr>
              <w:rPr>
                <w:b/>
                <w:color w:val="3A3A3A"/>
              </w:rPr>
            </w:pPr>
          </w:p>
          <w:p w14:paraId="0EB22C74" w14:textId="77777777" w:rsidR="00497641" w:rsidRDefault="00000000">
            <w:pPr>
              <w:rPr>
                <w:color w:val="3A3A3A"/>
              </w:rPr>
            </w:pPr>
            <w:r>
              <w:rPr>
                <w:b/>
                <w:color w:val="3A3A3A"/>
              </w:rPr>
              <w:t>Defect Description</w:t>
            </w:r>
          </w:p>
        </w:tc>
        <w:tc>
          <w:tcPr>
            <w:tcW w:w="6390" w:type="dxa"/>
            <w:tcBorders>
              <w:top w:val="single" w:sz="5" w:space="0" w:color="DDDDDD"/>
              <w:left w:val="nil"/>
              <w:bottom w:val="nil"/>
              <w:right w:val="nil"/>
            </w:tcBorders>
            <w:tcMar>
              <w:top w:w="100" w:type="dxa"/>
              <w:left w:w="100" w:type="dxa"/>
              <w:bottom w:w="100" w:type="dxa"/>
              <w:right w:w="100" w:type="dxa"/>
            </w:tcMar>
          </w:tcPr>
          <w:p w14:paraId="64601EBA" w14:textId="77777777" w:rsidR="00497641" w:rsidRDefault="00497641">
            <w:pPr>
              <w:rPr>
                <w:color w:val="3A3A3A"/>
              </w:rPr>
            </w:pPr>
          </w:p>
          <w:p w14:paraId="5687B570" w14:textId="77777777" w:rsidR="00497641" w:rsidRDefault="00000000">
            <w:pPr>
              <w:jc w:val="both"/>
              <w:rPr>
                <w:color w:val="3A3A3A"/>
              </w:rPr>
            </w:pPr>
            <w:r>
              <w:rPr>
                <w:color w:val="3A3A3A"/>
              </w:rPr>
              <w:t>Clicking on "Edit Profile" and "Change Password" within the user account dashboard currently redirects users to the same page.</w:t>
            </w:r>
          </w:p>
        </w:tc>
      </w:tr>
      <w:tr w:rsidR="00497641" w14:paraId="723343AC" w14:textId="77777777">
        <w:trPr>
          <w:trHeight w:val="1545"/>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0835D72D" w14:textId="77777777" w:rsidR="00497641" w:rsidRDefault="00497641">
            <w:pPr>
              <w:rPr>
                <w:b/>
                <w:color w:val="3A3A3A"/>
              </w:rPr>
            </w:pPr>
          </w:p>
          <w:p w14:paraId="148C7C44" w14:textId="77777777" w:rsidR="00497641" w:rsidRDefault="00000000">
            <w:pPr>
              <w:rPr>
                <w:color w:val="3A3A3A"/>
              </w:rPr>
            </w:pPr>
            <w:r>
              <w:rPr>
                <w:b/>
                <w:color w:val="3A3A3A"/>
              </w:rPr>
              <w:t>Steps to reproduce</w:t>
            </w:r>
          </w:p>
          <w:p w14:paraId="6C8808E7"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39CA7BB5" w14:textId="77777777" w:rsidR="00497641" w:rsidRDefault="00497641">
            <w:pPr>
              <w:ind w:left="720"/>
              <w:rPr>
                <w:color w:val="3A3A3A"/>
              </w:rPr>
            </w:pPr>
          </w:p>
          <w:p w14:paraId="27F896E9" w14:textId="77777777" w:rsidR="00497641" w:rsidRDefault="00000000">
            <w:pPr>
              <w:rPr>
                <w:color w:val="3A3A3A"/>
              </w:rPr>
            </w:pPr>
            <w:r>
              <w:rPr>
                <w:color w:val="3A3A3A"/>
              </w:rPr>
              <w:t>1. Go with a valid URL of the website</w:t>
            </w:r>
          </w:p>
          <w:p w14:paraId="06C23F6A" w14:textId="77777777" w:rsidR="00497641" w:rsidRDefault="00000000">
            <w:pPr>
              <w:rPr>
                <w:color w:val="3A3A3A"/>
              </w:rPr>
            </w:pPr>
            <w:r>
              <w:rPr>
                <w:color w:val="3A3A3A"/>
              </w:rPr>
              <w:t>2. Click sign in link</w:t>
            </w:r>
          </w:p>
          <w:p w14:paraId="65078605" w14:textId="77777777" w:rsidR="00497641" w:rsidRDefault="00000000">
            <w:pPr>
              <w:rPr>
                <w:color w:val="3A3A3A"/>
              </w:rPr>
            </w:pPr>
            <w:r>
              <w:rPr>
                <w:color w:val="3A3A3A"/>
              </w:rPr>
              <w:t>3. Enter a valid email and password</w:t>
            </w:r>
          </w:p>
          <w:p w14:paraId="6CAD56B7" w14:textId="77777777" w:rsidR="00497641" w:rsidRDefault="00000000">
            <w:pPr>
              <w:rPr>
                <w:color w:val="3A3A3A"/>
              </w:rPr>
            </w:pPr>
            <w:r>
              <w:rPr>
                <w:color w:val="3A3A3A"/>
              </w:rPr>
              <w:t>4. Click sign in button</w:t>
            </w:r>
          </w:p>
          <w:p w14:paraId="50E48FB5" w14:textId="77777777" w:rsidR="00497641" w:rsidRDefault="00000000">
            <w:pPr>
              <w:rPr>
                <w:color w:val="3A3A3A"/>
              </w:rPr>
            </w:pPr>
            <w:r>
              <w:rPr>
                <w:color w:val="3A3A3A"/>
              </w:rPr>
              <w:t>5. It redirects to my account page</w:t>
            </w:r>
          </w:p>
          <w:p w14:paraId="6B69FBE0" w14:textId="77777777" w:rsidR="00497641" w:rsidRDefault="00000000">
            <w:pPr>
              <w:rPr>
                <w:color w:val="3A3A3A"/>
              </w:rPr>
            </w:pPr>
            <w:r>
              <w:rPr>
                <w:color w:val="3A3A3A"/>
              </w:rPr>
              <w:t>6. Click the edit link</w:t>
            </w:r>
          </w:p>
          <w:p w14:paraId="5BF0BA82" w14:textId="77777777" w:rsidR="00497641" w:rsidRDefault="00000000">
            <w:pPr>
              <w:rPr>
                <w:color w:val="3A3A3A"/>
              </w:rPr>
            </w:pPr>
            <w:r>
              <w:rPr>
                <w:color w:val="3A3A3A"/>
              </w:rPr>
              <w:t>7. Click the change password link.</w:t>
            </w:r>
          </w:p>
          <w:p w14:paraId="3D2FEA10" w14:textId="77777777" w:rsidR="00497641" w:rsidRDefault="00497641">
            <w:pPr>
              <w:rPr>
                <w:color w:val="3A3A3A"/>
              </w:rPr>
            </w:pPr>
          </w:p>
        </w:tc>
      </w:tr>
      <w:tr w:rsidR="00497641" w14:paraId="189BF326"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33B811D9" w14:textId="77777777" w:rsidR="00497641" w:rsidRDefault="00497641">
            <w:pPr>
              <w:rPr>
                <w:b/>
                <w:color w:val="3A3A3A"/>
              </w:rPr>
            </w:pPr>
          </w:p>
          <w:p w14:paraId="37918F1E" w14:textId="77777777" w:rsidR="00497641" w:rsidRDefault="00497641">
            <w:pPr>
              <w:rPr>
                <w:b/>
                <w:color w:val="3A3A3A"/>
              </w:rPr>
            </w:pPr>
          </w:p>
          <w:p w14:paraId="662C5135" w14:textId="77777777" w:rsidR="00497641" w:rsidRDefault="00000000">
            <w:pPr>
              <w:rPr>
                <w:b/>
                <w:color w:val="3A3A3A"/>
              </w:rPr>
            </w:pPr>
            <w:r>
              <w:rPr>
                <w:b/>
                <w:color w:val="3A3A3A"/>
              </w:rPr>
              <w:t>Expected Result</w:t>
            </w:r>
          </w:p>
          <w:p w14:paraId="4D3439E4"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679DBF49" w14:textId="77777777" w:rsidR="00497641" w:rsidRDefault="00497641">
            <w:pPr>
              <w:rPr>
                <w:color w:val="3A3A3A"/>
              </w:rPr>
            </w:pPr>
          </w:p>
          <w:p w14:paraId="29C03D18" w14:textId="77777777" w:rsidR="00497641" w:rsidRDefault="00000000">
            <w:pPr>
              <w:rPr>
                <w:color w:val="3A3A3A"/>
              </w:rPr>
            </w:pPr>
            <w:r>
              <w:rPr>
                <w:color w:val="3A3A3A"/>
              </w:rPr>
              <w:t>Clicking "Edit Profile" and "Change Password" should redirect the user to a separate page.</w:t>
            </w:r>
          </w:p>
          <w:p w14:paraId="4EF498EF" w14:textId="77777777" w:rsidR="00497641" w:rsidRDefault="00497641">
            <w:pPr>
              <w:rPr>
                <w:color w:val="3A3A3A"/>
              </w:rPr>
            </w:pPr>
          </w:p>
        </w:tc>
      </w:tr>
      <w:tr w:rsidR="00497641" w14:paraId="118F23CF"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31CBC8FB" w14:textId="77777777" w:rsidR="00497641" w:rsidRDefault="00497641">
            <w:pPr>
              <w:rPr>
                <w:b/>
                <w:color w:val="3A3A3A"/>
              </w:rPr>
            </w:pPr>
          </w:p>
          <w:p w14:paraId="71EA064B" w14:textId="77777777" w:rsidR="00497641" w:rsidRDefault="00000000">
            <w:pPr>
              <w:rPr>
                <w:color w:val="3A3A3A"/>
              </w:rPr>
            </w:pPr>
            <w:r>
              <w:rPr>
                <w:b/>
                <w:color w:val="3A3A3A"/>
              </w:rPr>
              <w:t>Actual Result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3A006588" w14:textId="77777777" w:rsidR="00497641" w:rsidRDefault="00497641">
            <w:pPr>
              <w:rPr>
                <w:color w:val="3A3A3A"/>
              </w:rPr>
            </w:pPr>
          </w:p>
          <w:p w14:paraId="3C43D6AB" w14:textId="77777777" w:rsidR="00497641" w:rsidRDefault="00000000">
            <w:pPr>
              <w:rPr>
                <w:color w:val="3A3A3A"/>
              </w:rPr>
            </w:pPr>
            <w:r>
              <w:rPr>
                <w:color w:val="3A3A3A"/>
              </w:rPr>
              <w:t>Both "Edit Profile" and "Change Password" redirect to the same page for the same function.</w:t>
            </w:r>
          </w:p>
        </w:tc>
      </w:tr>
      <w:tr w:rsidR="00497641" w14:paraId="37CB1DEA" w14:textId="77777777">
        <w:trPr>
          <w:trHeight w:val="3225"/>
        </w:trPr>
        <w:tc>
          <w:tcPr>
            <w:tcW w:w="3075" w:type="dxa"/>
            <w:tcBorders>
              <w:top w:val="single" w:sz="5" w:space="0" w:color="DDDDDD"/>
              <w:left w:val="nil"/>
              <w:bottom w:val="nil"/>
              <w:right w:val="nil"/>
            </w:tcBorders>
            <w:tcMar>
              <w:top w:w="100" w:type="dxa"/>
              <w:left w:w="100" w:type="dxa"/>
              <w:bottom w:w="100" w:type="dxa"/>
              <w:right w:w="100" w:type="dxa"/>
            </w:tcMar>
          </w:tcPr>
          <w:p w14:paraId="3B5D6CD4" w14:textId="77777777" w:rsidR="00497641" w:rsidRDefault="00497641">
            <w:pPr>
              <w:rPr>
                <w:b/>
                <w:color w:val="3A3A3A"/>
              </w:rPr>
            </w:pPr>
          </w:p>
          <w:p w14:paraId="0A24D670" w14:textId="51658269" w:rsidR="00497641" w:rsidRDefault="00E23EC2">
            <w:pPr>
              <w:rPr>
                <w:color w:val="3A3A3A"/>
              </w:rPr>
            </w:pPr>
            <w:r>
              <w:rPr>
                <w:b/>
                <w:noProof/>
                <w:color w:val="3A3A3A"/>
              </w:rPr>
              <mc:AlternateContent>
                <mc:Choice Requires="wps">
                  <w:drawing>
                    <wp:anchor distT="0" distB="0" distL="114300" distR="114300" simplePos="0" relativeHeight="251694080" behindDoc="0" locked="0" layoutInCell="1" allowOverlap="1" wp14:anchorId="3E48E869" wp14:editId="1D039F2B">
                      <wp:simplePos x="0" y="0"/>
                      <wp:positionH relativeFrom="column">
                        <wp:posOffset>1874405</wp:posOffset>
                      </wp:positionH>
                      <wp:positionV relativeFrom="paragraph">
                        <wp:posOffset>54841</wp:posOffset>
                      </wp:positionV>
                      <wp:extent cx="4121727" cy="1780309"/>
                      <wp:effectExtent l="57150" t="19050" r="69850" b="86995"/>
                      <wp:wrapNone/>
                      <wp:docPr id="1863510" name="Rectangle 26"/>
                      <wp:cNvGraphicFramePr/>
                      <a:graphic xmlns:a="http://schemas.openxmlformats.org/drawingml/2006/main">
                        <a:graphicData uri="http://schemas.microsoft.com/office/word/2010/wordprocessingShape">
                          <wps:wsp>
                            <wps:cNvSpPr/>
                            <wps:spPr>
                              <a:xfrm>
                                <a:off x="0" y="0"/>
                                <a:ext cx="4121727" cy="1780309"/>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EF7D7C" id="Rectangle 26" o:spid="_x0000_s1026" style="position:absolute;margin-left:147.6pt;margin-top:4.3pt;width:324.55pt;height:140.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" filled="f" strokecolor="red" strokeweight="1pt">
                      <v:shadow on="t" color="black" opacity="22937f" origin=",.5" offset="0,.63889mm"/>
                    </v:rect>
                  </w:pict>
                </mc:Fallback>
              </mc:AlternateContent>
            </w:r>
            <w:r w:rsidR="00000000">
              <w:rPr>
                <w:b/>
                <w:color w:val="3A3A3A"/>
              </w:rPr>
              <w:t>Evidence/attachment</w:t>
            </w:r>
          </w:p>
        </w:tc>
        <w:tc>
          <w:tcPr>
            <w:tcW w:w="6390" w:type="dxa"/>
            <w:tcBorders>
              <w:top w:val="single" w:sz="5" w:space="0" w:color="DDDDDD"/>
              <w:left w:val="nil"/>
              <w:bottom w:val="nil"/>
              <w:right w:val="nil"/>
            </w:tcBorders>
            <w:tcMar>
              <w:top w:w="100" w:type="dxa"/>
              <w:left w:w="100" w:type="dxa"/>
              <w:bottom w:w="100" w:type="dxa"/>
              <w:right w:w="100" w:type="dxa"/>
            </w:tcMar>
          </w:tcPr>
          <w:p w14:paraId="42433CDC" w14:textId="77777777" w:rsidR="00497641" w:rsidRDefault="00000000">
            <w:pPr>
              <w:rPr>
                <w:color w:val="3A3A3A"/>
              </w:rPr>
            </w:pPr>
            <w:r>
              <w:rPr>
                <w:color w:val="3A3A3A"/>
              </w:rPr>
              <w:t xml:space="preserve">SS: </w:t>
            </w:r>
          </w:p>
          <w:p w14:paraId="2882AA47" w14:textId="77777777" w:rsidR="00497641" w:rsidRDefault="00000000">
            <w:pPr>
              <w:rPr>
                <w:color w:val="3A3A3A"/>
              </w:rPr>
            </w:pPr>
            <w:r>
              <w:rPr>
                <w:noProof/>
                <w:color w:val="3A3A3A"/>
              </w:rPr>
              <w:drawing>
                <wp:inline distT="114300" distB="114300" distL="114300" distR="114300" wp14:anchorId="5E4E2AEB" wp14:editId="77D16F28">
                  <wp:extent cx="3924300" cy="16510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924300" cy="1651000"/>
                          </a:xfrm>
                          <a:prstGeom prst="rect">
                            <a:avLst/>
                          </a:prstGeom>
                          <a:ln/>
                        </pic:spPr>
                      </pic:pic>
                    </a:graphicData>
                  </a:graphic>
                </wp:inline>
              </w:drawing>
            </w:r>
          </w:p>
        </w:tc>
      </w:tr>
      <w:tr w:rsidR="00497641" w14:paraId="6C907698"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064775B9" w14:textId="77777777" w:rsidR="00497641" w:rsidRDefault="00497641">
            <w:pPr>
              <w:rPr>
                <w:b/>
                <w:color w:val="3A3A3A"/>
              </w:rPr>
            </w:pPr>
          </w:p>
          <w:p w14:paraId="7E7BFA44" w14:textId="77777777" w:rsidR="00497641" w:rsidRDefault="00000000">
            <w:pPr>
              <w:rPr>
                <w:b/>
                <w:color w:val="3A3A3A"/>
              </w:rPr>
            </w:pPr>
            <w:r>
              <w:rPr>
                <w:b/>
                <w:color w:val="3A3A3A"/>
              </w:rPr>
              <w:t>Severity</w:t>
            </w:r>
          </w:p>
          <w:p w14:paraId="753D0E84"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4262DC0F" w14:textId="77777777" w:rsidR="00497641" w:rsidRDefault="00497641">
            <w:pPr>
              <w:rPr>
                <w:color w:val="3A3A3A"/>
              </w:rPr>
            </w:pPr>
          </w:p>
          <w:p w14:paraId="65A0F9E6" w14:textId="77777777" w:rsidR="00497641" w:rsidRDefault="00000000">
            <w:pPr>
              <w:rPr>
                <w:color w:val="3A3A3A"/>
              </w:rPr>
            </w:pPr>
            <w:r>
              <w:rPr>
                <w:color w:val="3A3A3A"/>
              </w:rPr>
              <w:t>Medium</w:t>
            </w:r>
          </w:p>
          <w:p w14:paraId="6B9FCD36" w14:textId="77777777" w:rsidR="00497641" w:rsidRDefault="00497641">
            <w:pPr>
              <w:rPr>
                <w:color w:val="3A3A3A"/>
              </w:rPr>
            </w:pPr>
          </w:p>
        </w:tc>
      </w:tr>
      <w:tr w:rsidR="00497641" w14:paraId="5CAA812C" w14:textId="77777777">
        <w:trPr>
          <w:trHeight w:val="770"/>
        </w:trPr>
        <w:tc>
          <w:tcPr>
            <w:tcW w:w="3075" w:type="dxa"/>
            <w:tcBorders>
              <w:top w:val="single" w:sz="5" w:space="0" w:color="DDDDDD"/>
              <w:left w:val="nil"/>
              <w:bottom w:val="nil"/>
              <w:right w:val="nil"/>
            </w:tcBorders>
            <w:tcMar>
              <w:top w:w="100" w:type="dxa"/>
              <w:left w:w="100" w:type="dxa"/>
              <w:bottom w:w="100" w:type="dxa"/>
              <w:right w:w="100" w:type="dxa"/>
            </w:tcMar>
          </w:tcPr>
          <w:p w14:paraId="7D22874C" w14:textId="77777777" w:rsidR="00497641" w:rsidRDefault="00497641">
            <w:pPr>
              <w:rPr>
                <w:b/>
                <w:color w:val="3A3A3A"/>
              </w:rPr>
            </w:pPr>
          </w:p>
          <w:p w14:paraId="30AD65F9" w14:textId="77777777" w:rsidR="00497641" w:rsidRDefault="00000000">
            <w:pPr>
              <w:rPr>
                <w:b/>
                <w:color w:val="3A3A3A"/>
              </w:rPr>
            </w:pPr>
            <w:r>
              <w:rPr>
                <w:b/>
                <w:color w:val="3A3A3A"/>
              </w:rPr>
              <w:t>Priority</w:t>
            </w:r>
          </w:p>
          <w:p w14:paraId="072DC293"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018E2EF6" w14:textId="77777777" w:rsidR="00497641" w:rsidRDefault="00497641">
            <w:pPr>
              <w:rPr>
                <w:color w:val="3A3A3A"/>
              </w:rPr>
            </w:pPr>
          </w:p>
          <w:p w14:paraId="46AC57A0" w14:textId="77777777" w:rsidR="00497641" w:rsidRDefault="00000000">
            <w:pPr>
              <w:rPr>
                <w:color w:val="3A3A3A"/>
              </w:rPr>
            </w:pPr>
            <w:r>
              <w:rPr>
                <w:color w:val="3A3A3A"/>
              </w:rPr>
              <w:t>Medium</w:t>
            </w:r>
          </w:p>
        </w:tc>
      </w:tr>
      <w:tr w:rsidR="00497641" w14:paraId="46C3F096"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142A5771" w14:textId="77777777" w:rsidR="00497641" w:rsidRDefault="00000000">
            <w:pPr>
              <w:rPr>
                <w:color w:val="3A3A3A"/>
              </w:rPr>
            </w:pPr>
            <w:r>
              <w:rPr>
                <w:b/>
                <w:color w:val="3A3A3A"/>
              </w:rPr>
              <w:t>Environment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37695774" w14:textId="77777777" w:rsidR="00497641" w:rsidRDefault="00000000">
            <w:pPr>
              <w:rPr>
                <w:color w:val="3A3A3A"/>
              </w:rPr>
            </w:pPr>
            <w:r>
              <w:rPr>
                <w:color w:val="3A3A3A"/>
              </w:rPr>
              <w:t>OS: Windows (x86) 11</w:t>
            </w:r>
          </w:p>
          <w:p w14:paraId="5F4CC8F7" w14:textId="77777777" w:rsidR="00497641" w:rsidRDefault="00000000">
            <w:pPr>
              <w:rPr>
                <w:color w:val="3A3A3A"/>
              </w:rPr>
            </w:pPr>
            <w:r>
              <w:rPr>
                <w:color w:val="3A3A3A"/>
              </w:rPr>
              <w:t>Browser: Chrome 124.0.6367.208</w:t>
            </w:r>
          </w:p>
          <w:p w14:paraId="1FC6A50B" w14:textId="77777777" w:rsidR="00497641" w:rsidRDefault="00000000">
            <w:pPr>
              <w:rPr>
                <w:color w:val="3A3A3A"/>
              </w:rPr>
            </w:pPr>
            <w:r>
              <w:rPr>
                <w:color w:val="3A3A3A"/>
              </w:rPr>
              <w:t>Window size: 1536x730</w:t>
            </w:r>
          </w:p>
          <w:p w14:paraId="22B64D65" w14:textId="77777777" w:rsidR="00497641" w:rsidRDefault="00000000">
            <w:pPr>
              <w:rPr>
                <w:color w:val="3A3A3A"/>
              </w:rPr>
            </w:pPr>
            <w:r>
              <w:rPr>
                <w:color w:val="3A3A3A"/>
              </w:rPr>
              <w:t>Device: HP Laptop</w:t>
            </w:r>
          </w:p>
        </w:tc>
      </w:tr>
    </w:tbl>
    <w:p w14:paraId="65F17C9D" w14:textId="77777777" w:rsidR="00497641" w:rsidRDefault="00497641"/>
    <w:p w14:paraId="7C466FDE" w14:textId="77777777" w:rsidR="00497641" w:rsidRDefault="00497641"/>
    <w:p w14:paraId="628FC684" w14:textId="2EFDEE51" w:rsidR="00497641" w:rsidRDefault="00E23EC2">
      <w:r>
        <w:rPr>
          <w:b/>
          <w:noProof/>
          <w:color w:val="38761D"/>
          <w:sz w:val="26"/>
          <w:szCs w:val="26"/>
          <w:u w:val="single"/>
        </w:rPr>
        <mc:AlternateContent>
          <mc:Choice Requires="wps">
            <w:drawing>
              <wp:anchor distT="0" distB="0" distL="114300" distR="114300" simplePos="0" relativeHeight="251696128" behindDoc="0" locked="0" layoutInCell="1" allowOverlap="1" wp14:anchorId="5EAC6E05" wp14:editId="1805926E">
                <wp:simplePos x="0" y="0"/>
                <wp:positionH relativeFrom="column">
                  <wp:posOffset>0</wp:posOffset>
                </wp:positionH>
                <wp:positionV relativeFrom="paragraph">
                  <wp:posOffset>38100</wp:posOffset>
                </wp:positionV>
                <wp:extent cx="5985163" cy="0"/>
                <wp:effectExtent l="38100" t="38100" r="73025" b="95250"/>
                <wp:wrapNone/>
                <wp:docPr id="80631165" name="Straight Connector 21"/>
                <wp:cNvGraphicFramePr/>
                <a:graphic xmlns:a="http://schemas.openxmlformats.org/drawingml/2006/main">
                  <a:graphicData uri="http://schemas.microsoft.com/office/word/2010/wordprocessingShape">
                    <wps:wsp>
                      <wps:cNvCnPr/>
                      <wps:spPr>
                        <a:xfrm>
                          <a:off x="0" y="0"/>
                          <a:ext cx="598516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3F8B67" id="Straight Connector 21"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0,3pt" to="471.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" strokecolor="#4f81bd [3204]" strokeweight="2pt">
                <v:shadow on="t" color="black" opacity="24903f" origin=",.5" offset="0,.55556mm"/>
              </v:line>
            </w:pict>
          </mc:Fallback>
        </mc:AlternateContent>
      </w:r>
    </w:p>
    <w:p w14:paraId="40BFA586" w14:textId="77777777" w:rsidR="00497641" w:rsidRDefault="00497641"/>
    <w:p w14:paraId="133DCAEB" w14:textId="2A286438" w:rsidR="00497641" w:rsidRDefault="00000000">
      <w:pPr>
        <w:rPr>
          <w:b/>
          <w:color w:val="38761D"/>
          <w:sz w:val="24"/>
          <w:szCs w:val="24"/>
          <w:u w:val="single"/>
        </w:rPr>
      </w:pPr>
      <w:r>
        <w:rPr>
          <w:b/>
          <w:color w:val="38761D"/>
          <w:sz w:val="24"/>
          <w:szCs w:val="24"/>
          <w:u w:val="single"/>
        </w:rPr>
        <w:t>Report: 1</w:t>
      </w:r>
      <w:r w:rsidR="001628F9">
        <w:rPr>
          <w:b/>
          <w:color w:val="38761D"/>
          <w:sz w:val="24"/>
          <w:szCs w:val="24"/>
          <w:u w:val="single"/>
        </w:rPr>
        <w:t>6</w:t>
      </w:r>
    </w:p>
    <w:p w14:paraId="449E468E" w14:textId="77777777" w:rsidR="00497641" w:rsidRDefault="00497641"/>
    <w:p w14:paraId="07057D5F" w14:textId="77777777" w:rsidR="00497641" w:rsidRDefault="00000000">
      <w:pPr>
        <w:rPr>
          <w:b/>
        </w:rPr>
      </w:pPr>
      <w:r>
        <w:rPr>
          <w:b/>
        </w:rPr>
        <w:t>Component / Module: Home page</w:t>
      </w:r>
    </w:p>
    <w:p w14:paraId="78A7596F" w14:textId="77777777" w:rsidR="00497641" w:rsidRDefault="00000000">
      <w:pPr>
        <w:rPr>
          <w:b/>
        </w:rPr>
      </w:pPr>
      <w:r>
        <w:rPr>
          <w:b/>
        </w:rPr>
        <w:t xml:space="preserve">Reporter: </w:t>
      </w:r>
      <w:r>
        <w:rPr>
          <w:b/>
        </w:rPr>
        <w:tab/>
      </w:r>
      <w:r>
        <w:rPr>
          <w:b/>
        </w:rPr>
        <w:tab/>
        <w:t>Swastika Thapa</w:t>
      </w:r>
    </w:p>
    <w:p w14:paraId="471EF2CE" w14:textId="77777777" w:rsidR="00497641" w:rsidRDefault="00000000">
      <w:pPr>
        <w:rPr>
          <w:b/>
        </w:rPr>
      </w:pPr>
      <w:r>
        <w:rPr>
          <w:b/>
        </w:rPr>
        <w:t xml:space="preserve">Date: </w:t>
      </w:r>
      <w:r>
        <w:rPr>
          <w:b/>
        </w:rPr>
        <w:tab/>
      </w:r>
      <w:r>
        <w:rPr>
          <w:b/>
        </w:rPr>
        <w:tab/>
      </w:r>
      <w:r>
        <w:rPr>
          <w:b/>
        </w:rPr>
        <w:tab/>
        <w:t>26-05-2024</w:t>
      </w:r>
    </w:p>
    <w:p w14:paraId="0955AFDE" w14:textId="6166FEB6" w:rsidR="00497641" w:rsidRDefault="00000000">
      <w:pPr>
        <w:rPr>
          <w:b/>
        </w:rPr>
      </w:pPr>
      <w:r>
        <w:rPr>
          <w:b/>
        </w:rPr>
        <w:t>Reviewer:</w:t>
      </w:r>
      <w:r>
        <w:rPr>
          <w:b/>
        </w:rPr>
        <w:tab/>
      </w:r>
      <w:r>
        <w:rPr>
          <w:b/>
        </w:rPr>
        <w:tab/>
      </w:r>
      <w:r w:rsidR="00E23EC2">
        <w:rPr>
          <w:b/>
        </w:rPr>
        <w:t>Paramananda</w:t>
      </w:r>
      <w:r>
        <w:rPr>
          <w:b/>
        </w:rPr>
        <w:t xml:space="preserve"> Lal Karn</w:t>
      </w:r>
    </w:p>
    <w:p w14:paraId="374881C2" w14:textId="77777777" w:rsidR="00497641" w:rsidRDefault="00497641"/>
    <w:p w14:paraId="73A6CC76" w14:textId="77777777" w:rsidR="00497641" w:rsidRDefault="00497641"/>
    <w:tbl>
      <w:tblPr>
        <w:tblStyle w:val="ad"/>
        <w:tblW w:w="946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3030"/>
        <w:gridCol w:w="6435"/>
      </w:tblGrid>
      <w:tr w:rsidR="00497641" w14:paraId="4F2B07A4" w14:textId="77777777">
        <w:trPr>
          <w:trHeight w:val="992"/>
        </w:trPr>
        <w:tc>
          <w:tcPr>
            <w:tcW w:w="3030" w:type="dxa"/>
            <w:tcBorders>
              <w:top w:val="nil"/>
              <w:left w:val="nil"/>
              <w:bottom w:val="nil"/>
              <w:right w:val="nil"/>
            </w:tcBorders>
            <w:shd w:val="clear" w:color="auto" w:fill="F3F3F3"/>
            <w:tcMar>
              <w:top w:w="100" w:type="dxa"/>
              <w:left w:w="100" w:type="dxa"/>
              <w:bottom w:w="100" w:type="dxa"/>
              <w:right w:w="100" w:type="dxa"/>
            </w:tcMar>
          </w:tcPr>
          <w:p w14:paraId="60FEB4AA" w14:textId="77777777" w:rsidR="00497641" w:rsidRDefault="00497641">
            <w:pPr>
              <w:rPr>
                <w:b/>
                <w:color w:val="3A3A3A"/>
              </w:rPr>
            </w:pPr>
          </w:p>
          <w:p w14:paraId="2665C9E2" w14:textId="77777777" w:rsidR="00497641" w:rsidRDefault="00000000">
            <w:pPr>
              <w:rPr>
                <w:b/>
                <w:color w:val="3A3A3A"/>
              </w:rPr>
            </w:pPr>
            <w:r>
              <w:rPr>
                <w:b/>
                <w:color w:val="3A3A3A"/>
              </w:rPr>
              <w:t>Defect ID</w:t>
            </w:r>
          </w:p>
          <w:p w14:paraId="29FE9AB3" w14:textId="77777777" w:rsidR="00497641" w:rsidRDefault="00497641">
            <w:pPr>
              <w:rPr>
                <w:b/>
                <w:color w:val="3A3A3A"/>
              </w:rPr>
            </w:pPr>
          </w:p>
        </w:tc>
        <w:tc>
          <w:tcPr>
            <w:tcW w:w="6435" w:type="dxa"/>
            <w:tcBorders>
              <w:top w:val="nil"/>
              <w:left w:val="nil"/>
              <w:bottom w:val="nil"/>
              <w:right w:val="nil"/>
            </w:tcBorders>
            <w:shd w:val="clear" w:color="auto" w:fill="F3F3F3"/>
            <w:tcMar>
              <w:top w:w="100" w:type="dxa"/>
              <w:left w:w="100" w:type="dxa"/>
              <w:bottom w:w="100" w:type="dxa"/>
              <w:right w:w="100" w:type="dxa"/>
            </w:tcMar>
          </w:tcPr>
          <w:p w14:paraId="27819654" w14:textId="77777777" w:rsidR="00497641" w:rsidRDefault="00497641">
            <w:pPr>
              <w:rPr>
                <w:color w:val="3A3A3A"/>
              </w:rPr>
            </w:pPr>
          </w:p>
          <w:p w14:paraId="3170CB11" w14:textId="77777777" w:rsidR="00497641" w:rsidRDefault="00000000">
            <w:pPr>
              <w:rPr>
                <w:color w:val="3A3A3A"/>
              </w:rPr>
            </w:pPr>
            <w:r>
              <w:rPr>
                <w:color w:val="3A3A3A"/>
              </w:rPr>
              <w:t>H_020</w:t>
            </w:r>
          </w:p>
        </w:tc>
      </w:tr>
      <w:tr w:rsidR="00497641" w14:paraId="279DB663" w14:textId="77777777">
        <w:trPr>
          <w:trHeight w:val="1070"/>
        </w:trPr>
        <w:tc>
          <w:tcPr>
            <w:tcW w:w="3030" w:type="dxa"/>
            <w:tcBorders>
              <w:top w:val="single" w:sz="5" w:space="0" w:color="DDDDDD"/>
              <w:left w:val="nil"/>
              <w:bottom w:val="nil"/>
              <w:right w:val="nil"/>
            </w:tcBorders>
            <w:tcMar>
              <w:top w:w="100" w:type="dxa"/>
              <w:left w:w="100" w:type="dxa"/>
              <w:bottom w:w="100" w:type="dxa"/>
              <w:right w:w="100" w:type="dxa"/>
            </w:tcMar>
          </w:tcPr>
          <w:p w14:paraId="40D10ED2" w14:textId="77777777" w:rsidR="00497641" w:rsidRDefault="00497641">
            <w:pPr>
              <w:rPr>
                <w:b/>
                <w:color w:val="3A3A3A"/>
              </w:rPr>
            </w:pPr>
          </w:p>
          <w:p w14:paraId="2F326BE0" w14:textId="77777777" w:rsidR="00497641" w:rsidRDefault="00000000">
            <w:pPr>
              <w:rPr>
                <w:color w:val="3A3A3A"/>
              </w:rPr>
            </w:pPr>
            <w:r>
              <w:rPr>
                <w:b/>
                <w:color w:val="3A3A3A"/>
              </w:rPr>
              <w:t>Defect Title</w:t>
            </w:r>
          </w:p>
        </w:tc>
        <w:tc>
          <w:tcPr>
            <w:tcW w:w="6435" w:type="dxa"/>
            <w:tcBorders>
              <w:top w:val="single" w:sz="5" w:space="0" w:color="DDDDDD"/>
              <w:left w:val="nil"/>
              <w:bottom w:val="nil"/>
              <w:right w:val="nil"/>
            </w:tcBorders>
            <w:tcMar>
              <w:top w:w="100" w:type="dxa"/>
              <w:left w:w="100" w:type="dxa"/>
              <w:bottom w:w="100" w:type="dxa"/>
              <w:right w:w="100" w:type="dxa"/>
            </w:tcMar>
          </w:tcPr>
          <w:p w14:paraId="3C614532" w14:textId="77777777" w:rsidR="00497641" w:rsidRDefault="00497641">
            <w:pPr>
              <w:rPr>
                <w:color w:val="3A3A3A"/>
              </w:rPr>
            </w:pPr>
          </w:p>
          <w:p w14:paraId="7AA85A50" w14:textId="77777777" w:rsidR="00497641" w:rsidRDefault="00000000">
            <w:pPr>
              <w:rPr>
                <w:color w:val="3A3A3A"/>
              </w:rPr>
            </w:pPr>
            <w:r>
              <w:rPr>
                <w:color w:val="3A3A3A"/>
              </w:rPr>
              <w:t>Pictures of products on the homepage look messy!</w:t>
            </w:r>
          </w:p>
        </w:tc>
      </w:tr>
      <w:tr w:rsidR="00497641" w14:paraId="19F035FE" w14:textId="77777777">
        <w:trPr>
          <w:trHeight w:val="1070"/>
        </w:trPr>
        <w:tc>
          <w:tcPr>
            <w:tcW w:w="3030" w:type="dxa"/>
            <w:tcBorders>
              <w:top w:val="single" w:sz="5" w:space="0" w:color="DDDDDD"/>
              <w:left w:val="nil"/>
              <w:bottom w:val="nil"/>
              <w:right w:val="nil"/>
            </w:tcBorders>
            <w:shd w:val="clear" w:color="auto" w:fill="F3F3F3"/>
            <w:tcMar>
              <w:top w:w="100" w:type="dxa"/>
              <w:left w:w="100" w:type="dxa"/>
              <w:bottom w:w="100" w:type="dxa"/>
              <w:right w:w="100" w:type="dxa"/>
            </w:tcMar>
          </w:tcPr>
          <w:p w14:paraId="686AA93D" w14:textId="77777777" w:rsidR="00497641" w:rsidRDefault="00497641">
            <w:pPr>
              <w:rPr>
                <w:b/>
                <w:color w:val="3A3A3A"/>
              </w:rPr>
            </w:pPr>
          </w:p>
          <w:p w14:paraId="5EEB689E" w14:textId="77777777" w:rsidR="00497641" w:rsidRDefault="00000000">
            <w:pPr>
              <w:rPr>
                <w:b/>
                <w:color w:val="3A3A3A"/>
              </w:rPr>
            </w:pPr>
            <w:r>
              <w:rPr>
                <w:b/>
                <w:color w:val="3A3A3A"/>
              </w:rPr>
              <w:t>Module affected</w:t>
            </w:r>
          </w:p>
          <w:p w14:paraId="08195EFA" w14:textId="77777777" w:rsidR="00497641" w:rsidRDefault="00497641">
            <w:pPr>
              <w:rPr>
                <w:b/>
                <w:color w:val="3A3A3A"/>
              </w:rPr>
            </w:pPr>
          </w:p>
        </w:tc>
        <w:tc>
          <w:tcPr>
            <w:tcW w:w="6435" w:type="dxa"/>
            <w:tcBorders>
              <w:top w:val="single" w:sz="5" w:space="0" w:color="DDDDDD"/>
              <w:left w:val="nil"/>
              <w:bottom w:val="nil"/>
              <w:right w:val="nil"/>
            </w:tcBorders>
            <w:shd w:val="clear" w:color="auto" w:fill="F3F3F3"/>
            <w:tcMar>
              <w:top w:w="100" w:type="dxa"/>
              <w:left w:w="100" w:type="dxa"/>
              <w:bottom w:w="100" w:type="dxa"/>
              <w:right w:w="100" w:type="dxa"/>
            </w:tcMar>
          </w:tcPr>
          <w:p w14:paraId="505D4DAC" w14:textId="77777777" w:rsidR="00497641" w:rsidRDefault="00497641">
            <w:pPr>
              <w:rPr>
                <w:color w:val="3A3A3A"/>
              </w:rPr>
            </w:pPr>
          </w:p>
          <w:p w14:paraId="2679A9CF" w14:textId="77777777" w:rsidR="00497641" w:rsidRDefault="00000000">
            <w:pPr>
              <w:rPr>
                <w:color w:val="3A3A3A"/>
              </w:rPr>
            </w:pPr>
            <w:r>
              <w:rPr>
                <w:color w:val="3A3A3A"/>
              </w:rPr>
              <w:t>Home Page</w:t>
            </w:r>
          </w:p>
          <w:p w14:paraId="24743A60" w14:textId="77777777" w:rsidR="00497641" w:rsidRDefault="00497641">
            <w:pPr>
              <w:rPr>
                <w:color w:val="3A3A3A"/>
              </w:rPr>
            </w:pPr>
          </w:p>
        </w:tc>
      </w:tr>
      <w:tr w:rsidR="00497641" w14:paraId="7E32F94B" w14:textId="77777777">
        <w:trPr>
          <w:trHeight w:val="1070"/>
        </w:trPr>
        <w:tc>
          <w:tcPr>
            <w:tcW w:w="3030" w:type="dxa"/>
            <w:tcBorders>
              <w:top w:val="single" w:sz="5" w:space="0" w:color="DDDDDD"/>
              <w:left w:val="nil"/>
              <w:bottom w:val="nil"/>
              <w:right w:val="nil"/>
            </w:tcBorders>
            <w:tcMar>
              <w:top w:w="100" w:type="dxa"/>
              <w:left w:w="100" w:type="dxa"/>
              <w:bottom w:w="100" w:type="dxa"/>
              <w:right w:w="100" w:type="dxa"/>
            </w:tcMar>
          </w:tcPr>
          <w:p w14:paraId="2F53FED5" w14:textId="77777777" w:rsidR="00497641" w:rsidRDefault="00497641">
            <w:pPr>
              <w:rPr>
                <w:b/>
                <w:color w:val="3A3A3A"/>
              </w:rPr>
            </w:pPr>
          </w:p>
          <w:p w14:paraId="4463F5A3" w14:textId="77777777" w:rsidR="00497641" w:rsidRDefault="00000000">
            <w:pPr>
              <w:rPr>
                <w:b/>
                <w:color w:val="3A3A3A"/>
              </w:rPr>
            </w:pPr>
            <w:r>
              <w:rPr>
                <w:b/>
                <w:color w:val="3A3A3A"/>
              </w:rPr>
              <w:t>Reporter</w:t>
            </w:r>
          </w:p>
        </w:tc>
        <w:tc>
          <w:tcPr>
            <w:tcW w:w="6435" w:type="dxa"/>
            <w:tcBorders>
              <w:top w:val="single" w:sz="5" w:space="0" w:color="DDDDDD"/>
              <w:left w:val="nil"/>
              <w:bottom w:val="nil"/>
              <w:right w:val="nil"/>
            </w:tcBorders>
            <w:tcMar>
              <w:top w:w="100" w:type="dxa"/>
              <w:left w:w="100" w:type="dxa"/>
              <w:bottom w:w="100" w:type="dxa"/>
              <w:right w:w="100" w:type="dxa"/>
            </w:tcMar>
          </w:tcPr>
          <w:p w14:paraId="49D35A43" w14:textId="77777777" w:rsidR="00497641" w:rsidRDefault="00497641">
            <w:pPr>
              <w:rPr>
                <w:color w:val="3A3A3A"/>
              </w:rPr>
            </w:pPr>
          </w:p>
          <w:p w14:paraId="4C3A9355" w14:textId="77777777" w:rsidR="00497641" w:rsidRDefault="00000000">
            <w:pPr>
              <w:rPr>
                <w:color w:val="3A3A3A"/>
              </w:rPr>
            </w:pPr>
            <w:r>
              <w:rPr>
                <w:color w:val="3A3A3A"/>
              </w:rPr>
              <w:t>Swastika Thapa</w:t>
            </w:r>
          </w:p>
        </w:tc>
      </w:tr>
      <w:tr w:rsidR="00497641" w14:paraId="0663DD79" w14:textId="77777777">
        <w:trPr>
          <w:trHeight w:val="1070"/>
        </w:trPr>
        <w:tc>
          <w:tcPr>
            <w:tcW w:w="3030" w:type="dxa"/>
            <w:tcBorders>
              <w:top w:val="single" w:sz="5" w:space="0" w:color="DDDDDD"/>
              <w:left w:val="nil"/>
              <w:bottom w:val="nil"/>
              <w:right w:val="nil"/>
            </w:tcBorders>
            <w:shd w:val="clear" w:color="auto" w:fill="F3F3F3"/>
            <w:tcMar>
              <w:top w:w="100" w:type="dxa"/>
              <w:left w:w="100" w:type="dxa"/>
              <w:bottom w:w="100" w:type="dxa"/>
              <w:right w:w="100" w:type="dxa"/>
            </w:tcMar>
          </w:tcPr>
          <w:p w14:paraId="0492B526" w14:textId="77777777" w:rsidR="00497641" w:rsidRDefault="00497641">
            <w:pPr>
              <w:rPr>
                <w:b/>
                <w:color w:val="3A3A3A"/>
              </w:rPr>
            </w:pPr>
          </w:p>
          <w:p w14:paraId="0B3C32DF" w14:textId="77777777" w:rsidR="00497641" w:rsidRDefault="00000000">
            <w:pPr>
              <w:rPr>
                <w:b/>
                <w:color w:val="3A3A3A"/>
              </w:rPr>
            </w:pPr>
            <w:r>
              <w:rPr>
                <w:b/>
                <w:color w:val="3A3A3A"/>
              </w:rPr>
              <w:t>Reported on</w:t>
            </w:r>
          </w:p>
          <w:p w14:paraId="1F78541B" w14:textId="77777777" w:rsidR="00497641" w:rsidRDefault="00497641">
            <w:pPr>
              <w:rPr>
                <w:b/>
                <w:color w:val="3A3A3A"/>
              </w:rPr>
            </w:pPr>
          </w:p>
        </w:tc>
        <w:tc>
          <w:tcPr>
            <w:tcW w:w="6435" w:type="dxa"/>
            <w:tcBorders>
              <w:top w:val="single" w:sz="5" w:space="0" w:color="DDDDDD"/>
              <w:left w:val="nil"/>
              <w:bottom w:val="nil"/>
              <w:right w:val="nil"/>
            </w:tcBorders>
            <w:shd w:val="clear" w:color="auto" w:fill="F3F3F3"/>
            <w:tcMar>
              <w:top w:w="100" w:type="dxa"/>
              <w:left w:w="100" w:type="dxa"/>
              <w:bottom w:w="100" w:type="dxa"/>
              <w:right w:w="100" w:type="dxa"/>
            </w:tcMar>
          </w:tcPr>
          <w:p w14:paraId="663F4109" w14:textId="77777777" w:rsidR="00497641" w:rsidRDefault="00497641">
            <w:pPr>
              <w:rPr>
                <w:color w:val="3A3A3A"/>
              </w:rPr>
            </w:pPr>
          </w:p>
          <w:p w14:paraId="23AEDD13" w14:textId="77777777" w:rsidR="00497641" w:rsidRDefault="00000000">
            <w:pPr>
              <w:rPr>
                <w:color w:val="3A3A3A"/>
              </w:rPr>
            </w:pPr>
            <w:r>
              <w:rPr>
                <w:color w:val="3A3A3A"/>
              </w:rPr>
              <w:t>26-05-2024</w:t>
            </w:r>
          </w:p>
        </w:tc>
      </w:tr>
      <w:tr w:rsidR="00497641" w14:paraId="7D17BF65" w14:textId="77777777">
        <w:trPr>
          <w:trHeight w:val="1070"/>
        </w:trPr>
        <w:tc>
          <w:tcPr>
            <w:tcW w:w="3030" w:type="dxa"/>
            <w:tcBorders>
              <w:top w:val="single" w:sz="5" w:space="0" w:color="DDDDDD"/>
              <w:left w:val="nil"/>
              <w:bottom w:val="nil"/>
              <w:right w:val="nil"/>
            </w:tcBorders>
            <w:tcMar>
              <w:top w:w="100" w:type="dxa"/>
              <w:left w:w="100" w:type="dxa"/>
              <w:bottom w:w="100" w:type="dxa"/>
              <w:right w:w="100" w:type="dxa"/>
            </w:tcMar>
          </w:tcPr>
          <w:p w14:paraId="40342DF1" w14:textId="77777777" w:rsidR="00497641" w:rsidRDefault="00497641">
            <w:pPr>
              <w:rPr>
                <w:b/>
                <w:color w:val="3A3A3A"/>
              </w:rPr>
            </w:pPr>
          </w:p>
          <w:p w14:paraId="2CD35F3A" w14:textId="77777777" w:rsidR="00497641" w:rsidRDefault="00000000">
            <w:pPr>
              <w:rPr>
                <w:b/>
                <w:color w:val="3A3A3A"/>
              </w:rPr>
            </w:pPr>
            <w:r>
              <w:rPr>
                <w:b/>
                <w:color w:val="3A3A3A"/>
              </w:rPr>
              <w:t>Status</w:t>
            </w:r>
          </w:p>
          <w:p w14:paraId="43F90465" w14:textId="77777777" w:rsidR="00497641" w:rsidRDefault="00497641">
            <w:pPr>
              <w:rPr>
                <w:b/>
                <w:color w:val="3A3A3A"/>
              </w:rPr>
            </w:pPr>
          </w:p>
        </w:tc>
        <w:tc>
          <w:tcPr>
            <w:tcW w:w="6435" w:type="dxa"/>
            <w:tcBorders>
              <w:top w:val="single" w:sz="5" w:space="0" w:color="DDDDDD"/>
              <w:left w:val="nil"/>
              <w:bottom w:val="nil"/>
              <w:right w:val="nil"/>
            </w:tcBorders>
            <w:tcMar>
              <w:top w:w="100" w:type="dxa"/>
              <w:left w:w="100" w:type="dxa"/>
              <w:bottom w:w="100" w:type="dxa"/>
              <w:right w:w="100" w:type="dxa"/>
            </w:tcMar>
          </w:tcPr>
          <w:p w14:paraId="432A65BE" w14:textId="77777777" w:rsidR="00497641" w:rsidRDefault="00497641">
            <w:pPr>
              <w:rPr>
                <w:color w:val="3A3A3A"/>
              </w:rPr>
            </w:pPr>
          </w:p>
          <w:p w14:paraId="4C8DF5B3" w14:textId="77777777" w:rsidR="00497641" w:rsidRDefault="00000000">
            <w:pPr>
              <w:rPr>
                <w:color w:val="3A3A3A"/>
              </w:rPr>
            </w:pPr>
            <w:r>
              <w:rPr>
                <w:color w:val="3A3A3A"/>
              </w:rPr>
              <w:t>New</w:t>
            </w:r>
          </w:p>
        </w:tc>
      </w:tr>
      <w:tr w:rsidR="00497641" w14:paraId="5DB51288" w14:textId="77777777">
        <w:trPr>
          <w:trHeight w:val="1070"/>
        </w:trPr>
        <w:tc>
          <w:tcPr>
            <w:tcW w:w="3030" w:type="dxa"/>
            <w:tcBorders>
              <w:top w:val="single" w:sz="5" w:space="0" w:color="DDDDDD"/>
              <w:left w:val="nil"/>
              <w:bottom w:val="nil"/>
              <w:right w:val="nil"/>
            </w:tcBorders>
            <w:shd w:val="clear" w:color="auto" w:fill="F3F3F3"/>
            <w:tcMar>
              <w:top w:w="100" w:type="dxa"/>
              <w:left w:w="100" w:type="dxa"/>
              <w:bottom w:w="100" w:type="dxa"/>
              <w:right w:w="100" w:type="dxa"/>
            </w:tcMar>
          </w:tcPr>
          <w:p w14:paraId="13169110" w14:textId="77777777" w:rsidR="00497641" w:rsidRDefault="00497641">
            <w:pPr>
              <w:rPr>
                <w:b/>
                <w:color w:val="3A3A3A"/>
              </w:rPr>
            </w:pPr>
          </w:p>
          <w:p w14:paraId="63C7C098" w14:textId="77777777" w:rsidR="00497641" w:rsidRDefault="00000000">
            <w:pPr>
              <w:rPr>
                <w:b/>
                <w:color w:val="3A3A3A"/>
              </w:rPr>
            </w:pPr>
            <w:r>
              <w:rPr>
                <w:b/>
                <w:color w:val="3A3A3A"/>
              </w:rPr>
              <w:t>Assigned To</w:t>
            </w:r>
          </w:p>
          <w:p w14:paraId="01346063" w14:textId="77777777" w:rsidR="00497641" w:rsidRDefault="00497641">
            <w:pPr>
              <w:rPr>
                <w:b/>
                <w:color w:val="3A3A3A"/>
              </w:rPr>
            </w:pPr>
          </w:p>
        </w:tc>
        <w:tc>
          <w:tcPr>
            <w:tcW w:w="6435" w:type="dxa"/>
            <w:tcBorders>
              <w:top w:val="single" w:sz="5" w:space="0" w:color="DDDDDD"/>
              <w:left w:val="nil"/>
              <w:bottom w:val="nil"/>
              <w:right w:val="nil"/>
            </w:tcBorders>
            <w:shd w:val="clear" w:color="auto" w:fill="F3F3F3"/>
            <w:tcMar>
              <w:top w:w="100" w:type="dxa"/>
              <w:left w:w="100" w:type="dxa"/>
              <w:bottom w:w="100" w:type="dxa"/>
              <w:right w:w="100" w:type="dxa"/>
            </w:tcMar>
          </w:tcPr>
          <w:p w14:paraId="51626F49" w14:textId="77777777" w:rsidR="00497641" w:rsidRDefault="00497641">
            <w:pPr>
              <w:rPr>
                <w:color w:val="3A3A3A"/>
              </w:rPr>
            </w:pPr>
          </w:p>
          <w:p w14:paraId="48541BA3" w14:textId="77777777" w:rsidR="00497641" w:rsidRDefault="00000000">
            <w:pPr>
              <w:rPr>
                <w:color w:val="3A3A3A"/>
              </w:rPr>
            </w:pPr>
            <w:r>
              <w:rPr>
                <w:color w:val="3A3A3A"/>
              </w:rPr>
              <w:t>Developer ABC</w:t>
            </w:r>
          </w:p>
        </w:tc>
      </w:tr>
      <w:tr w:rsidR="00497641" w14:paraId="78E4485A" w14:textId="77777777">
        <w:trPr>
          <w:trHeight w:val="1965"/>
        </w:trPr>
        <w:tc>
          <w:tcPr>
            <w:tcW w:w="3030" w:type="dxa"/>
            <w:tcBorders>
              <w:top w:val="single" w:sz="5" w:space="0" w:color="DDDDDD"/>
              <w:left w:val="nil"/>
              <w:bottom w:val="nil"/>
              <w:right w:val="nil"/>
            </w:tcBorders>
            <w:tcMar>
              <w:top w:w="100" w:type="dxa"/>
              <w:left w:w="100" w:type="dxa"/>
              <w:bottom w:w="100" w:type="dxa"/>
              <w:right w:w="100" w:type="dxa"/>
            </w:tcMar>
          </w:tcPr>
          <w:p w14:paraId="0694CED7" w14:textId="77777777" w:rsidR="00497641" w:rsidRDefault="00497641">
            <w:pPr>
              <w:rPr>
                <w:b/>
                <w:color w:val="3A3A3A"/>
              </w:rPr>
            </w:pPr>
          </w:p>
          <w:p w14:paraId="15CFC302" w14:textId="77777777" w:rsidR="00497641" w:rsidRDefault="00497641">
            <w:pPr>
              <w:rPr>
                <w:b/>
                <w:color w:val="3A3A3A"/>
              </w:rPr>
            </w:pPr>
          </w:p>
          <w:p w14:paraId="5E78E058" w14:textId="77777777" w:rsidR="00497641" w:rsidRDefault="00000000">
            <w:pPr>
              <w:rPr>
                <w:color w:val="3A3A3A"/>
              </w:rPr>
            </w:pPr>
            <w:r>
              <w:rPr>
                <w:b/>
                <w:color w:val="3A3A3A"/>
              </w:rPr>
              <w:t>Defect Description</w:t>
            </w:r>
          </w:p>
        </w:tc>
        <w:tc>
          <w:tcPr>
            <w:tcW w:w="6435" w:type="dxa"/>
            <w:tcBorders>
              <w:top w:val="single" w:sz="5" w:space="0" w:color="DDDDDD"/>
              <w:left w:val="nil"/>
              <w:bottom w:val="nil"/>
              <w:right w:val="nil"/>
            </w:tcBorders>
            <w:tcMar>
              <w:top w:w="100" w:type="dxa"/>
              <w:left w:w="100" w:type="dxa"/>
              <w:bottom w:w="100" w:type="dxa"/>
              <w:right w:w="100" w:type="dxa"/>
            </w:tcMar>
          </w:tcPr>
          <w:p w14:paraId="5E4367C8" w14:textId="77777777" w:rsidR="00497641" w:rsidRDefault="00497641">
            <w:pPr>
              <w:rPr>
                <w:color w:val="3A3A3A"/>
              </w:rPr>
            </w:pPr>
          </w:p>
          <w:p w14:paraId="5AF15F5D" w14:textId="77777777" w:rsidR="00497641" w:rsidRDefault="00000000">
            <w:pPr>
              <w:jc w:val="both"/>
              <w:rPr>
                <w:color w:val="3A3A3A"/>
              </w:rPr>
            </w:pPr>
            <w:r>
              <w:rPr>
                <w:color w:val="3A3A3A"/>
              </w:rPr>
              <w:t>The product images on the homepage have several issues: inconsistent sizes (some long, some short), and no space between them making them look cluttered</w:t>
            </w:r>
          </w:p>
        </w:tc>
      </w:tr>
      <w:tr w:rsidR="00497641" w14:paraId="2C56EFD1" w14:textId="77777777">
        <w:trPr>
          <w:trHeight w:val="1545"/>
        </w:trPr>
        <w:tc>
          <w:tcPr>
            <w:tcW w:w="3030" w:type="dxa"/>
            <w:tcBorders>
              <w:top w:val="single" w:sz="5" w:space="0" w:color="DDDDDD"/>
              <w:left w:val="nil"/>
              <w:bottom w:val="nil"/>
              <w:right w:val="nil"/>
            </w:tcBorders>
            <w:shd w:val="clear" w:color="auto" w:fill="F3F3F3"/>
            <w:tcMar>
              <w:top w:w="100" w:type="dxa"/>
              <w:left w:w="100" w:type="dxa"/>
              <w:bottom w:w="100" w:type="dxa"/>
              <w:right w:w="100" w:type="dxa"/>
            </w:tcMar>
          </w:tcPr>
          <w:p w14:paraId="68B88F2B" w14:textId="77777777" w:rsidR="00497641" w:rsidRDefault="00497641">
            <w:pPr>
              <w:rPr>
                <w:b/>
                <w:color w:val="3A3A3A"/>
              </w:rPr>
            </w:pPr>
          </w:p>
          <w:p w14:paraId="0B5942CF" w14:textId="77777777" w:rsidR="00497641" w:rsidRDefault="00000000">
            <w:pPr>
              <w:rPr>
                <w:color w:val="3A3A3A"/>
              </w:rPr>
            </w:pPr>
            <w:r>
              <w:rPr>
                <w:b/>
                <w:color w:val="3A3A3A"/>
              </w:rPr>
              <w:t>Steps to reproduce</w:t>
            </w:r>
          </w:p>
          <w:p w14:paraId="7A64BF09" w14:textId="77777777" w:rsidR="00497641" w:rsidRDefault="00497641">
            <w:pPr>
              <w:rPr>
                <w:b/>
                <w:color w:val="3A3A3A"/>
              </w:rPr>
            </w:pPr>
          </w:p>
        </w:tc>
        <w:tc>
          <w:tcPr>
            <w:tcW w:w="6435" w:type="dxa"/>
            <w:tcBorders>
              <w:top w:val="single" w:sz="5" w:space="0" w:color="DDDDDD"/>
              <w:left w:val="nil"/>
              <w:bottom w:val="nil"/>
              <w:right w:val="nil"/>
            </w:tcBorders>
            <w:shd w:val="clear" w:color="auto" w:fill="F3F3F3"/>
            <w:tcMar>
              <w:top w:w="100" w:type="dxa"/>
              <w:left w:w="100" w:type="dxa"/>
              <w:bottom w:w="100" w:type="dxa"/>
              <w:right w:w="100" w:type="dxa"/>
            </w:tcMar>
          </w:tcPr>
          <w:p w14:paraId="0601B32F" w14:textId="77777777" w:rsidR="00497641" w:rsidRDefault="00497641">
            <w:pPr>
              <w:ind w:left="720"/>
              <w:rPr>
                <w:color w:val="3A3A3A"/>
              </w:rPr>
            </w:pPr>
          </w:p>
          <w:p w14:paraId="0A43CFBE" w14:textId="77777777" w:rsidR="00497641" w:rsidRDefault="00000000">
            <w:pPr>
              <w:numPr>
                <w:ilvl w:val="0"/>
                <w:numId w:val="1"/>
              </w:numPr>
              <w:rPr>
                <w:color w:val="3A3A3A"/>
              </w:rPr>
            </w:pPr>
            <w:r>
              <w:rPr>
                <w:color w:val="3A3A3A"/>
              </w:rPr>
              <w:t>Visit the website with a valid URL home page.</w:t>
            </w:r>
          </w:p>
          <w:p w14:paraId="6685724E" w14:textId="77777777" w:rsidR="00497641" w:rsidRDefault="00000000">
            <w:pPr>
              <w:numPr>
                <w:ilvl w:val="0"/>
                <w:numId w:val="1"/>
              </w:numPr>
              <w:rPr>
                <w:color w:val="3A3A3A"/>
              </w:rPr>
            </w:pPr>
            <w:r>
              <w:rPr>
                <w:color w:val="3A3A3A"/>
              </w:rPr>
              <w:t>Navigate to the home page.</w:t>
            </w:r>
          </w:p>
          <w:p w14:paraId="287F02B6" w14:textId="77777777" w:rsidR="00497641" w:rsidRDefault="00000000">
            <w:pPr>
              <w:numPr>
                <w:ilvl w:val="0"/>
                <w:numId w:val="1"/>
              </w:numPr>
              <w:rPr>
                <w:color w:val="3A3A3A"/>
              </w:rPr>
            </w:pPr>
            <w:r>
              <w:rPr>
                <w:color w:val="3A3A3A"/>
              </w:rPr>
              <w:t>Observe the product image display.</w:t>
            </w:r>
          </w:p>
          <w:p w14:paraId="2B97DAEF" w14:textId="77777777" w:rsidR="00497641" w:rsidRDefault="00000000">
            <w:pPr>
              <w:numPr>
                <w:ilvl w:val="0"/>
                <w:numId w:val="1"/>
              </w:numPr>
              <w:rPr>
                <w:color w:val="3A3A3A"/>
              </w:rPr>
            </w:pPr>
            <w:r>
              <w:rPr>
                <w:color w:val="3A3A3A"/>
              </w:rPr>
              <w:t>Notice the inconsistencies in image lengths, spacing, and file sizes.</w:t>
            </w:r>
          </w:p>
          <w:p w14:paraId="7BB6BBFE" w14:textId="77777777" w:rsidR="00497641" w:rsidRDefault="00497641">
            <w:pPr>
              <w:rPr>
                <w:color w:val="3A3A3A"/>
              </w:rPr>
            </w:pPr>
          </w:p>
        </w:tc>
      </w:tr>
      <w:tr w:rsidR="00497641" w14:paraId="264F5F7C" w14:textId="77777777">
        <w:trPr>
          <w:trHeight w:val="1070"/>
        </w:trPr>
        <w:tc>
          <w:tcPr>
            <w:tcW w:w="3030" w:type="dxa"/>
            <w:tcBorders>
              <w:top w:val="single" w:sz="5" w:space="0" w:color="DDDDDD"/>
              <w:left w:val="nil"/>
              <w:bottom w:val="nil"/>
              <w:right w:val="nil"/>
            </w:tcBorders>
            <w:tcMar>
              <w:top w:w="100" w:type="dxa"/>
              <w:left w:w="100" w:type="dxa"/>
              <w:bottom w:w="100" w:type="dxa"/>
              <w:right w:w="100" w:type="dxa"/>
            </w:tcMar>
          </w:tcPr>
          <w:p w14:paraId="1E3AF82C" w14:textId="77777777" w:rsidR="00497641" w:rsidRDefault="00497641">
            <w:pPr>
              <w:rPr>
                <w:b/>
                <w:color w:val="3A3A3A"/>
              </w:rPr>
            </w:pPr>
          </w:p>
          <w:p w14:paraId="574F8241" w14:textId="77777777" w:rsidR="00497641" w:rsidRDefault="00497641">
            <w:pPr>
              <w:rPr>
                <w:b/>
                <w:color w:val="3A3A3A"/>
              </w:rPr>
            </w:pPr>
          </w:p>
          <w:p w14:paraId="2044E263" w14:textId="77777777" w:rsidR="00497641" w:rsidRDefault="00000000">
            <w:pPr>
              <w:rPr>
                <w:b/>
                <w:color w:val="3A3A3A"/>
              </w:rPr>
            </w:pPr>
            <w:r>
              <w:rPr>
                <w:b/>
                <w:color w:val="3A3A3A"/>
              </w:rPr>
              <w:t>Expected Result</w:t>
            </w:r>
          </w:p>
          <w:p w14:paraId="0DADC397" w14:textId="77777777" w:rsidR="00497641" w:rsidRDefault="00497641">
            <w:pPr>
              <w:rPr>
                <w:b/>
                <w:color w:val="3A3A3A"/>
              </w:rPr>
            </w:pPr>
          </w:p>
        </w:tc>
        <w:tc>
          <w:tcPr>
            <w:tcW w:w="6435" w:type="dxa"/>
            <w:tcBorders>
              <w:top w:val="single" w:sz="5" w:space="0" w:color="DDDDDD"/>
              <w:left w:val="nil"/>
              <w:bottom w:val="nil"/>
              <w:right w:val="nil"/>
            </w:tcBorders>
            <w:tcMar>
              <w:top w:w="100" w:type="dxa"/>
              <w:left w:w="100" w:type="dxa"/>
              <w:bottom w:w="100" w:type="dxa"/>
              <w:right w:w="100" w:type="dxa"/>
            </w:tcMar>
          </w:tcPr>
          <w:p w14:paraId="5E35203E" w14:textId="77777777" w:rsidR="00497641" w:rsidRDefault="00497641">
            <w:pPr>
              <w:rPr>
                <w:color w:val="3A3A3A"/>
              </w:rPr>
            </w:pPr>
          </w:p>
          <w:p w14:paraId="3722C0B1" w14:textId="77777777" w:rsidR="00497641" w:rsidRDefault="00000000">
            <w:pPr>
              <w:rPr>
                <w:color w:val="3A3A3A"/>
              </w:rPr>
            </w:pPr>
            <w:r>
              <w:rPr>
                <w:color w:val="3A3A3A"/>
              </w:rPr>
              <w:t>The product image length should be consistent, and appropriate spacing between product images.</w:t>
            </w:r>
          </w:p>
          <w:p w14:paraId="4B471BCB" w14:textId="77777777" w:rsidR="00497641" w:rsidRDefault="00497641">
            <w:pPr>
              <w:rPr>
                <w:color w:val="3A3A3A"/>
              </w:rPr>
            </w:pPr>
          </w:p>
          <w:p w14:paraId="02021E41" w14:textId="77777777" w:rsidR="00497641" w:rsidRDefault="00497641">
            <w:pPr>
              <w:rPr>
                <w:color w:val="3A3A3A"/>
              </w:rPr>
            </w:pPr>
          </w:p>
        </w:tc>
      </w:tr>
      <w:tr w:rsidR="00497641" w14:paraId="42A7ED12" w14:textId="77777777">
        <w:trPr>
          <w:trHeight w:val="1070"/>
        </w:trPr>
        <w:tc>
          <w:tcPr>
            <w:tcW w:w="3030" w:type="dxa"/>
            <w:tcBorders>
              <w:top w:val="single" w:sz="5" w:space="0" w:color="DDDDDD"/>
              <w:left w:val="nil"/>
              <w:bottom w:val="nil"/>
              <w:right w:val="nil"/>
            </w:tcBorders>
            <w:shd w:val="clear" w:color="auto" w:fill="F3F3F3"/>
            <w:tcMar>
              <w:top w:w="100" w:type="dxa"/>
              <w:left w:w="100" w:type="dxa"/>
              <w:bottom w:w="100" w:type="dxa"/>
              <w:right w:w="100" w:type="dxa"/>
            </w:tcMar>
          </w:tcPr>
          <w:p w14:paraId="4E0ED08B" w14:textId="77777777" w:rsidR="00497641" w:rsidRDefault="00497641">
            <w:pPr>
              <w:rPr>
                <w:b/>
                <w:color w:val="3A3A3A"/>
              </w:rPr>
            </w:pPr>
          </w:p>
          <w:p w14:paraId="296353B1" w14:textId="77777777" w:rsidR="00497641" w:rsidRDefault="00000000">
            <w:pPr>
              <w:rPr>
                <w:color w:val="3A3A3A"/>
              </w:rPr>
            </w:pPr>
            <w:r>
              <w:rPr>
                <w:b/>
                <w:color w:val="3A3A3A"/>
              </w:rPr>
              <w:t>Actual Result</w:t>
            </w:r>
          </w:p>
        </w:tc>
        <w:tc>
          <w:tcPr>
            <w:tcW w:w="6435" w:type="dxa"/>
            <w:tcBorders>
              <w:top w:val="single" w:sz="5" w:space="0" w:color="DDDDDD"/>
              <w:left w:val="nil"/>
              <w:bottom w:val="nil"/>
              <w:right w:val="nil"/>
            </w:tcBorders>
            <w:shd w:val="clear" w:color="auto" w:fill="F3F3F3"/>
            <w:tcMar>
              <w:top w:w="100" w:type="dxa"/>
              <w:left w:w="100" w:type="dxa"/>
              <w:bottom w:w="100" w:type="dxa"/>
              <w:right w:w="100" w:type="dxa"/>
            </w:tcMar>
          </w:tcPr>
          <w:p w14:paraId="628E760E" w14:textId="77777777" w:rsidR="00497641" w:rsidRDefault="00000000">
            <w:pPr>
              <w:rPr>
                <w:color w:val="3A3A3A"/>
              </w:rPr>
            </w:pPr>
            <w:r>
              <w:rPr>
                <w:color w:val="3A3A3A"/>
              </w:rPr>
              <w:t>Product image length is inconsistent and no space between them.</w:t>
            </w:r>
          </w:p>
          <w:p w14:paraId="0E53DF3D" w14:textId="77777777" w:rsidR="00497641" w:rsidRDefault="00497641">
            <w:pPr>
              <w:rPr>
                <w:color w:val="3A3A3A"/>
              </w:rPr>
            </w:pPr>
          </w:p>
        </w:tc>
      </w:tr>
      <w:tr w:rsidR="00497641" w14:paraId="675F5CE4" w14:textId="77777777">
        <w:trPr>
          <w:trHeight w:val="3225"/>
        </w:trPr>
        <w:tc>
          <w:tcPr>
            <w:tcW w:w="3030" w:type="dxa"/>
            <w:tcBorders>
              <w:top w:val="single" w:sz="5" w:space="0" w:color="DDDDDD"/>
              <w:left w:val="nil"/>
              <w:bottom w:val="nil"/>
              <w:right w:val="nil"/>
            </w:tcBorders>
            <w:tcMar>
              <w:top w:w="100" w:type="dxa"/>
              <w:left w:w="100" w:type="dxa"/>
              <w:bottom w:w="100" w:type="dxa"/>
              <w:right w:w="100" w:type="dxa"/>
            </w:tcMar>
          </w:tcPr>
          <w:p w14:paraId="3F3E9113" w14:textId="77777777" w:rsidR="00497641" w:rsidRDefault="00497641">
            <w:pPr>
              <w:rPr>
                <w:b/>
                <w:color w:val="3A3A3A"/>
              </w:rPr>
            </w:pPr>
          </w:p>
          <w:p w14:paraId="5E504EF5" w14:textId="77777777" w:rsidR="00497641" w:rsidRDefault="00000000">
            <w:pPr>
              <w:rPr>
                <w:color w:val="3A3A3A"/>
              </w:rPr>
            </w:pPr>
            <w:r>
              <w:rPr>
                <w:b/>
                <w:color w:val="3A3A3A"/>
              </w:rPr>
              <w:t>Evidence/attachment</w:t>
            </w:r>
          </w:p>
        </w:tc>
        <w:tc>
          <w:tcPr>
            <w:tcW w:w="6435" w:type="dxa"/>
            <w:tcBorders>
              <w:top w:val="single" w:sz="5" w:space="0" w:color="DDDDDD"/>
              <w:left w:val="nil"/>
              <w:bottom w:val="nil"/>
              <w:right w:val="nil"/>
            </w:tcBorders>
            <w:tcMar>
              <w:top w:w="100" w:type="dxa"/>
              <w:left w:w="100" w:type="dxa"/>
              <w:bottom w:w="100" w:type="dxa"/>
              <w:right w:w="100" w:type="dxa"/>
            </w:tcMar>
          </w:tcPr>
          <w:p w14:paraId="49F1EAAA" w14:textId="75969915" w:rsidR="00497641" w:rsidRDefault="00E23EC2">
            <w:pPr>
              <w:rPr>
                <w:color w:val="3A3A3A"/>
              </w:rPr>
            </w:pPr>
            <w:r>
              <w:rPr>
                <w:noProof/>
                <w:color w:val="3A3A3A"/>
              </w:rPr>
              <mc:AlternateContent>
                <mc:Choice Requires="wps">
                  <w:drawing>
                    <wp:anchor distT="0" distB="0" distL="114300" distR="114300" simplePos="0" relativeHeight="251697152" behindDoc="0" locked="0" layoutInCell="1" allowOverlap="1" wp14:anchorId="2D7BB7B0" wp14:editId="16B54999">
                      <wp:simplePos x="0" y="0"/>
                      <wp:positionH relativeFrom="column">
                        <wp:posOffset>3088409</wp:posOffset>
                      </wp:positionH>
                      <wp:positionV relativeFrom="paragraph">
                        <wp:posOffset>119611</wp:posOffset>
                      </wp:positionV>
                      <wp:extent cx="872836" cy="1565564"/>
                      <wp:effectExtent l="57150" t="19050" r="80010" b="92075"/>
                      <wp:wrapNone/>
                      <wp:docPr id="862497632" name="Rectangle 27"/>
                      <wp:cNvGraphicFramePr/>
                      <a:graphic xmlns:a="http://schemas.openxmlformats.org/drawingml/2006/main">
                        <a:graphicData uri="http://schemas.microsoft.com/office/word/2010/wordprocessingShape">
                          <wps:wsp>
                            <wps:cNvSpPr/>
                            <wps:spPr>
                              <a:xfrm>
                                <a:off x="0" y="0"/>
                                <a:ext cx="872836" cy="1565564"/>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F83E7B" id="Rectangle 27" o:spid="_x0000_s1026" style="position:absolute;margin-left:243.2pt;margin-top:9.4pt;width:68.75pt;height:123.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" filled="f" strokecolor="red" strokeweight="1pt">
                      <v:shadow on="t" color="black" opacity="22937f" origin=",.5" offset="0,.63889mm"/>
                    </v:rect>
                  </w:pict>
                </mc:Fallback>
              </mc:AlternateContent>
            </w:r>
            <w:r w:rsidR="00000000">
              <w:rPr>
                <w:color w:val="3A3A3A"/>
              </w:rPr>
              <w:t xml:space="preserve">SS: </w:t>
            </w:r>
          </w:p>
          <w:p w14:paraId="60C4578B" w14:textId="77777777" w:rsidR="00497641" w:rsidRDefault="00000000">
            <w:pPr>
              <w:rPr>
                <w:color w:val="3A3A3A"/>
              </w:rPr>
            </w:pPr>
            <w:r>
              <w:rPr>
                <w:noProof/>
                <w:color w:val="3A3A3A"/>
              </w:rPr>
              <w:drawing>
                <wp:inline distT="114300" distB="114300" distL="114300" distR="114300" wp14:anchorId="38A2400D" wp14:editId="43800991">
                  <wp:extent cx="3952875" cy="16510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3952875" cy="1651000"/>
                          </a:xfrm>
                          <a:prstGeom prst="rect">
                            <a:avLst/>
                          </a:prstGeom>
                          <a:ln/>
                        </pic:spPr>
                      </pic:pic>
                    </a:graphicData>
                  </a:graphic>
                </wp:inline>
              </w:drawing>
            </w:r>
          </w:p>
        </w:tc>
      </w:tr>
      <w:tr w:rsidR="00497641" w14:paraId="345E0864" w14:textId="77777777">
        <w:trPr>
          <w:trHeight w:val="770"/>
        </w:trPr>
        <w:tc>
          <w:tcPr>
            <w:tcW w:w="3030" w:type="dxa"/>
            <w:tcBorders>
              <w:top w:val="single" w:sz="5" w:space="0" w:color="DDDDDD"/>
              <w:left w:val="nil"/>
              <w:bottom w:val="nil"/>
              <w:right w:val="nil"/>
            </w:tcBorders>
            <w:shd w:val="clear" w:color="auto" w:fill="F3F3F3"/>
            <w:tcMar>
              <w:top w:w="100" w:type="dxa"/>
              <w:left w:w="100" w:type="dxa"/>
              <w:bottom w:w="100" w:type="dxa"/>
              <w:right w:w="100" w:type="dxa"/>
            </w:tcMar>
          </w:tcPr>
          <w:p w14:paraId="507B7829" w14:textId="77777777" w:rsidR="00497641" w:rsidRDefault="00497641">
            <w:pPr>
              <w:rPr>
                <w:b/>
                <w:color w:val="3A3A3A"/>
              </w:rPr>
            </w:pPr>
          </w:p>
          <w:p w14:paraId="2BBD94DD" w14:textId="77777777" w:rsidR="00497641" w:rsidRDefault="00000000">
            <w:pPr>
              <w:rPr>
                <w:b/>
                <w:color w:val="3A3A3A"/>
              </w:rPr>
            </w:pPr>
            <w:r>
              <w:rPr>
                <w:b/>
                <w:color w:val="3A3A3A"/>
              </w:rPr>
              <w:t>Severity</w:t>
            </w:r>
          </w:p>
          <w:p w14:paraId="23049F34" w14:textId="77777777" w:rsidR="00497641" w:rsidRDefault="00497641">
            <w:pPr>
              <w:rPr>
                <w:b/>
                <w:color w:val="3A3A3A"/>
              </w:rPr>
            </w:pPr>
          </w:p>
        </w:tc>
        <w:tc>
          <w:tcPr>
            <w:tcW w:w="6435" w:type="dxa"/>
            <w:tcBorders>
              <w:top w:val="single" w:sz="5" w:space="0" w:color="DDDDDD"/>
              <w:left w:val="nil"/>
              <w:bottom w:val="nil"/>
              <w:right w:val="nil"/>
            </w:tcBorders>
            <w:shd w:val="clear" w:color="auto" w:fill="F3F3F3"/>
            <w:tcMar>
              <w:top w:w="100" w:type="dxa"/>
              <w:left w:w="100" w:type="dxa"/>
              <w:bottom w:w="100" w:type="dxa"/>
              <w:right w:w="100" w:type="dxa"/>
            </w:tcMar>
          </w:tcPr>
          <w:p w14:paraId="035C5B38" w14:textId="77777777" w:rsidR="00497641" w:rsidRDefault="00497641">
            <w:pPr>
              <w:rPr>
                <w:color w:val="3A3A3A"/>
              </w:rPr>
            </w:pPr>
          </w:p>
          <w:p w14:paraId="09243835" w14:textId="77777777" w:rsidR="00497641" w:rsidRDefault="00000000">
            <w:pPr>
              <w:rPr>
                <w:color w:val="3A3A3A"/>
              </w:rPr>
            </w:pPr>
            <w:r>
              <w:rPr>
                <w:color w:val="3A3A3A"/>
              </w:rPr>
              <w:t>Low</w:t>
            </w:r>
          </w:p>
          <w:p w14:paraId="4D8CF9F5" w14:textId="77777777" w:rsidR="00497641" w:rsidRDefault="00497641">
            <w:pPr>
              <w:rPr>
                <w:color w:val="3A3A3A"/>
              </w:rPr>
            </w:pPr>
          </w:p>
        </w:tc>
      </w:tr>
      <w:tr w:rsidR="00497641" w14:paraId="2FBA9F98" w14:textId="77777777">
        <w:trPr>
          <w:trHeight w:val="770"/>
        </w:trPr>
        <w:tc>
          <w:tcPr>
            <w:tcW w:w="3030" w:type="dxa"/>
            <w:tcBorders>
              <w:top w:val="single" w:sz="5" w:space="0" w:color="DDDDDD"/>
              <w:left w:val="nil"/>
              <w:bottom w:val="nil"/>
              <w:right w:val="nil"/>
            </w:tcBorders>
            <w:tcMar>
              <w:top w:w="100" w:type="dxa"/>
              <w:left w:w="100" w:type="dxa"/>
              <w:bottom w:w="100" w:type="dxa"/>
              <w:right w:w="100" w:type="dxa"/>
            </w:tcMar>
          </w:tcPr>
          <w:p w14:paraId="1674BCBF" w14:textId="77777777" w:rsidR="00497641" w:rsidRDefault="00497641">
            <w:pPr>
              <w:rPr>
                <w:b/>
                <w:color w:val="3A3A3A"/>
              </w:rPr>
            </w:pPr>
          </w:p>
          <w:p w14:paraId="1779ABC1" w14:textId="77777777" w:rsidR="00497641" w:rsidRDefault="00000000">
            <w:pPr>
              <w:rPr>
                <w:b/>
                <w:color w:val="3A3A3A"/>
              </w:rPr>
            </w:pPr>
            <w:r>
              <w:rPr>
                <w:b/>
                <w:color w:val="3A3A3A"/>
              </w:rPr>
              <w:t>Priority</w:t>
            </w:r>
          </w:p>
          <w:p w14:paraId="31BEBFB7" w14:textId="77777777" w:rsidR="00497641" w:rsidRDefault="00497641">
            <w:pPr>
              <w:rPr>
                <w:b/>
                <w:color w:val="3A3A3A"/>
              </w:rPr>
            </w:pPr>
          </w:p>
        </w:tc>
        <w:tc>
          <w:tcPr>
            <w:tcW w:w="6435" w:type="dxa"/>
            <w:tcBorders>
              <w:top w:val="single" w:sz="5" w:space="0" w:color="DDDDDD"/>
              <w:left w:val="nil"/>
              <w:bottom w:val="nil"/>
              <w:right w:val="nil"/>
            </w:tcBorders>
            <w:tcMar>
              <w:top w:w="100" w:type="dxa"/>
              <w:left w:w="100" w:type="dxa"/>
              <w:bottom w:w="100" w:type="dxa"/>
              <w:right w:w="100" w:type="dxa"/>
            </w:tcMar>
          </w:tcPr>
          <w:p w14:paraId="7DCD9695" w14:textId="77777777" w:rsidR="00497641" w:rsidRDefault="00497641">
            <w:pPr>
              <w:rPr>
                <w:color w:val="3A3A3A"/>
              </w:rPr>
            </w:pPr>
          </w:p>
          <w:p w14:paraId="5316E0CB" w14:textId="77777777" w:rsidR="00497641" w:rsidRDefault="00000000">
            <w:pPr>
              <w:rPr>
                <w:color w:val="3A3A3A"/>
              </w:rPr>
            </w:pPr>
            <w:r>
              <w:rPr>
                <w:color w:val="3A3A3A"/>
              </w:rPr>
              <w:t>High</w:t>
            </w:r>
          </w:p>
        </w:tc>
      </w:tr>
      <w:tr w:rsidR="00497641" w14:paraId="1409078A" w14:textId="77777777">
        <w:trPr>
          <w:trHeight w:val="770"/>
        </w:trPr>
        <w:tc>
          <w:tcPr>
            <w:tcW w:w="3030" w:type="dxa"/>
            <w:tcBorders>
              <w:top w:val="single" w:sz="5" w:space="0" w:color="DDDDDD"/>
              <w:left w:val="nil"/>
              <w:bottom w:val="nil"/>
              <w:right w:val="nil"/>
            </w:tcBorders>
            <w:shd w:val="clear" w:color="auto" w:fill="F3F3F3"/>
            <w:tcMar>
              <w:top w:w="100" w:type="dxa"/>
              <w:left w:w="100" w:type="dxa"/>
              <w:bottom w:w="100" w:type="dxa"/>
              <w:right w:w="100" w:type="dxa"/>
            </w:tcMar>
          </w:tcPr>
          <w:p w14:paraId="25894783" w14:textId="77777777" w:rsidR="00497641" w:rsidRDefault="00000000">
            <w:pPr>
              <w:rPr>
                <w:color w:val="3A3A3A"/>
              </w:rPr>
            </w:pPr>
            <w:r>
              <w:rPr>
                <w:b/>
                <w:color w:val="3A3A3A"/>
              </w:rPr>
              <w:t>Environment</w:t>
            </w:r>
          </w:p>
        </w:tc>
        <w:tc>
          <w:tcPr>
            <w:tcW w:w="6435" w:type="dxa"/>
            <w:tcBorders>
              <w:top w:val="single" w:sz="5" w:space="0" w:color="DDDDDD"/>
              <w:left w:val="nil"/>
              <w:bottom w:val="nil"/>
              <w:right w:val="nil"/>
            </w:tcBorders>
            <w:shd w:val="clear" w:color="auto" w:fill="F3F3F3"/>
            <w:tcMar>
              <w:top w:w="100" w:type="dxa"/>
              <w:left w:w="100" w:type="dxa"/>
              <w:bottom w:w="100" w:type="dxa"/>
              <w:right w:w="100" w:type="dxa"/>
            </w:tcMar>
          </w:tcPr>
          <w:p w14:paraId="1E893666" w14:textId="77777777" w:rsidR="00497641" w:rsidRDefault="00000000">
            <w:pPr>
              <w:rPr>
                <w:color w:val="3A3A3A"/>
              </w:rPr>
            </w:pPr>
            <w:r>
              <w:rPr>
                <w:color w:val="3A3A3A"/>
              </w:rPr>
              <w:t>OS: Windows (x86) 11</w:t>
            </w:r>
          </w:p>
          <w:p w14:paraId="10F89750" w14:textId="77777777" w:rsidR="00497641" w:rsidRDefault="00000000">
            <w:pPr>
              <w:rPr>
                <w:color w:val="3A3A3A"/>
              </w:rPr>
            </w:pPr>
            <w:r>
              <w:rPr>
                <w:color w:val="3A3A3A"/>
              </w:rPr>
              <w:t>Browser: Chrome 124.0.6367.208</w:t>
            </w:r>
          </w:p>
          <w:p w14:paraId="2BD18AA4" w14:textId="77777777" w:rsidR="00497641" w:rsidRDefault="00000000">
            <w:pPr>
              <w:rPr>
                <w:color w:val="3A3A3A"/>
              </w:rPr>
            </w:pPr>
            <w:r>
              <w:rPr>
                <w:color w:val="3A3A3A"/>
              </w:rPr>
              <w:t>Window size: 1536x730</w:t>
            </w:r>
          </w:p>
          <w:p w14:paraId="20C0805C" w14:textId="77777777" w:rsidR="00497641" w:rsidRDefault="00000000">
            <w:pPr>
              <w:rPr>
                <w:color w:val="3A3A3A"/>
              </w:rPr>
            </w:pPr>
            <w:r>
              <w:rPr>
                <w:color w:val="3A3A3A"/>
              </w:rPr>
              <w:t>Device: HP Laptop</w:t>
            </w:r>
          </w:p>
        </w:tc>
      </w:tr>
    </w:tbl>
    <w:p w14:paraId="397302DD" w14:textId="77777777" w:rsidR="00497641" w:rsidRDefault="00497641"/>
    <w:p w14:paraId="0C41A7F0" w14:textId="77777777" w:rsidR="00497641" w:rsidRDefault="00497641"/>
    <w:p w14:paraId="57C8B41B" w14:textId="43D5363E" w:rsidR="00497641" w:rsidRDefault="00E23EC2">
      <w:r>
        <w:rPr>
          <w:b/>
          <w:noProof/>
          <w:color w:val="38761D"/>
          <w:sz w:val="26"/>
          <w:szCs w:val="26"/>
          <w:u w:val="single"/>
        </w:rPr>
        <mc:AlternateContent>
          <mc:Choice Requires="wps">
            <w:drawing>
              <wp:anchor distT="0" distB="0" distL="114300" distR="114300" simplePos="0" relativeHeight="251699200" behindDoc="0" locked="0" layoutInCell="1" allowOverlap="1" wp14:anchorId="658EC32F" wp14:editId="79C59597">
                <wp:simplePos x="0" y="0"/>
                <wp:positionH relativeFrom="column">
                  <wp:posOffset>0</wp:posOffset>
                </wp:positionH>
                <wp:positionV relativeFrom="paragraph">
                  <wp:posOffset>38100</wp:posOffset>
                </wp:positionV>
                <wp:extent cx="5985163" cy="0"/>
                <wp:effectExtent l="38100" t="38100" r="73025" b="95250"/>
                <wp:wrapNone/>
                <wp:docPr id="931703150" name="Straight Connector 21"/>
                <wp:cNvGraphicFramePr/>
                <a:graphic xmlns:a="http://schemas.openxmlformats.org/drawingml/2006/main">
                  <a:graphicData uri="http://schemas.microsoft.com/office/word/2010/wordprocessingShape">
                    <wps:wsp>
                      <wps:cNvCnPr/>
                      <wps:spPr>
                        <a:xfrm>
                          <a:off x="0" y="0"/>
                          <a:ext cx="598516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A5EFAD" id="Straight Connector 21"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0,3pt" to="471.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" strokecolor="#4f81bd [3204]" strokeweight="2pt">
                <v:shadow on="t" color="black" opacity="24903f" origin=",.5" offset="0,.55556mm"/>
              </v:line>
            </w:pict>
          </mc:Fallback>
        </mc:AlternateContent>
      </w:r>
    </w:p>
    <w:p w14:paraId="49B25EDA" w14:textId="77777777" w:rsidR="00497641" w:rsidRDefault="00497641"/>
    <w:p w14:paraId="5AEDB260" w14:textId="1FAC90B5" w:rsidR="00497641" w:rsidRDefault="00000000">
      <w:pPr>
        <w:rPr>
          <w:b/>
          <w:color w:val="38761D"/>
          <w:sz w:val="26"/>
          <w:szCs w:val="26"/>
          <w:u w:val="single"/>
        </w:rPr>
      </w:pPr>
      <w:r>
        <w:rPr>
          <w:b/>
          <w:color w:val="38761D"/>
          <w:sz w:val="26"/>
          <w:szCs w:val="26"/>
          <w:u w:val="single"/>
        </w:rPr>
        <w:t>Report: 1</w:t>
      </w:r>
      <w:r w:rsidR="001628F9">
        <w:rPr>
          <w:b/>
          <w:color w:val="38761D"/>
          <w:sz w:val="26"/>
          <w:szCs w:val="26"/>
          <w:u w:val="single"/>
        </w:rPr>
        <w:t>7</w:t>
      </w:r>
    </w:p>
    <w:p w14:paraId="6BE0FD44" w14:textId="77777777" w:rsidR="00497641" w:rsidRDefault="00497641"/>
    <w:p w14:paraId="3161053A" w14:textId="77777777" w:rsidR="00497641" w:rsidRDefault="00000000">
      <w:pPr>
        <w:rPr>
          <w:b/>
        </w:rPr>
      </w:pPr>
      <w:r>
        <w:rPr>
          <w:b/>
        </w:rPr>
        <w:t>Component / Module: Product image/ Review section</w:t>
      </w:r>
    </w:p>
    <w:p w14:paraId="72124EB8" w14:textId="77777777" w:rsidR="00497641" w:rsidRDefault="00000000">
      <w:pPr>
        <w:rPr>
          <w:b/>
        </w:rPr>
      </w:pPr>
      <w:r>
        <w:rPr>
          <w:b/>
        </w:rPr>
        <w:t xml:space="preserve">Reporter: </w:t>
      </w:r>
      <w:r>
        <w:rPr>
          <w:b/>
        </w:rPr>
        <w:tab/>
      </w:r>
      <w:r>
        <w:rPr>
          <w:b/>
        </w:rPr>
        <w:tab/>
        <w:t>Swastika Thapa</w:t>
      </w:r>
    </w:p>
    <w:p w14:paraId="4362E214" w14:textId="77777777" w:rsidR="00497641" w:rsidRDefault="00000000">
      <w:pPr>
        <w:rPr>
          <w:b/>
        </w:rPr>
      </w:pPr>
      <w:r>
        <w:rPr>
          <w:b/>
        </w:rPr>
        <w:t xml:space="preserve">Date: </w:t>
      </w:r>
      <w:r>
        <w:rPr>
          <w:b/>
        </w:rPr>
        <w:tab/>
      </w:r>
      <w:r>
        <w:rPr>
          <w:b/>
        </w:rPr>
        <w:tab/>
      </w:r>
      <w:r>
        <w:rPr>
          <w:b/>
        </w:rPr>
        <w:tab/>
        <w:t>26-05-2024</w:t>
      </w:r>
    </w:p>
    <w:p w14:paraId="4387EF35" w14:textId="1EDCBBBD" w:rsidR="00497641" w:rsidRDefault="00000000">
      <w:pPr>
        <w:rPr>
          <w:b/>
        </w:rPr>
      </w:pPr>
      <w:r>
        <w:rPr>
          <w:b/>
        </w:rPr>
        <w:t>Reviewer:</w:t>
      </w:r>
      <w:r>
        <w:rPr>
          <w:b/>
        </w:rPr>
        <w:tab/>
      </w:r>
      <w:r>
        <w:rPr>
          <w:b/>
        </w:rPr>
        <w:tab/>
      </w:r>
      <w:r w:rsidR="0080228D">
        <w:rPr>
          <w:b/>
        </w:rPr>
        <w:t>Paramananda</w:t>
      </w:r>
      <w:r>
        <w:rPr>
          <w:b/>
        </w:rPr>
        <w:t xml:space="preserve"> Lal Karn</w:t>
      </w:r>
    </w:p>
    <w:p w14:paraId="50F0AB34" w14:textId="77777777" w:rsidR="00497641" w:rsidRDefault="00497641"/>
    <w:p w14:paraId="3BE4D9C2" w14:textId="77777777" w:rsidR="00497641" w:rsidRDefault="00497641"/>
    <w:tbl>
      <w:tblPr>
        <w:tblStyle w:val="ae"/>
        <w:tblW w:w="946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3075"/>
        <w:gridCol w:w="6390"/>
      </w:tblGrid>
      <w:tr w:rsidR="00497641" w14:paraId="722DC2EA" w14:textId="77777777">
        <w:trPr>
          <w:trHeight w:val="992"/>
        </w:trPr>
        <w:tc>
          <w:tcPr>
            <w:tcW w:w="3075" w:type="dxa"/>
            <w:tcBorders>
              <w:top w:val="nil"/>
              <w:left w:val="nil"/>
              <w:bottom w:val="nil"/>
              <w:right w:val="nil"/>
            </w:tcBorders>
            <w:shd w:val="clear" w:color="auto" w:fill="F3F3F3"/>
            <w:tcMar>
              <w:top w:w="100" w:type="dxa"/>
              <w:left w:w="100" w:type="dxa"/>
              <w:bottom w:w="100" w:type="dxa"/>
              <w:right w:w="100" w:type="dxa"/>
            </w:tcMar>
          </w:tcPr>
          <w:p w14:paraId="5582C895" w14:textId="77777777" w:rsidR="00497641" w:rsidRDefault="00497641">
            <w:pPr>
              <w:rPr>
                <w:b/>
                <w:color w:val="3A3A3A"/>
              </w:rPr>
            </w:pPr>
          </w:p>
          <w:p w14:paraId="1555E58E" w14:textId="77777777" w:rsidR="00497641" w:rsidRDefault="00000000">
            <w:pPr>
              <w:rPr>
                <w:b/>
                <w:color w:val="3A3A3A"/>
              </w:rPr>
            </w:pPr>
            <w:r>
              <w:rPr>
                <w:b/>
                <w:color w:val="3A3A3A"/>
              </w:rPr>
              <w:t>Defect ID</w:t>
            </w:r>
          </w:p>
          <w:p w14:paraId="1B5441DE" w14:textId="77777777" w:rsidR="00497641" w:rsidRDefault="00497641">
            <w:pPr>
              <w:rPr>
                <w:b/>
                <w:color w:val="3A3A3A"/>
              </w:rPr>
            </w:pPr>
          </w:p>
        </w:tc>
        <w:tc>
          <w:tcPr>
            <w:tcW w:w="6390" w:type="dxa"/>
            <w:tcBorders>
              <w:top w:val="nil"/>
              <w:left w:val="nil"/>
              <w:bottom w:val="nil"/>
              <w:right w:val="nil"/>
            </w:tcBorders>
            <w:shd w:val="clear" w:color="auto" w:fill="F3F3F3"/>
            <w:tcMar>
              <w:top w:w="100" w:type="dxa"/>
              <w:left w:w="100" w:type="dxa"/>
              <w:bottom w:w="100" w:type="dxa"/>
              <w:right w:w="100" w:type="dxa"/>
            </w:tcMar>
          </w:tcPr>
          <w:p w14:paraId="0A6FADDB" w14:textId="77777777" w:rsidR="00497641" w:rsidRDefault="00497641">
            <w:pPr>
              <w:rPr>
                <w:color w:val="3A3A3A"/>
              </w:rPr>
            </w:pPr>
          </w:p>
          <w:p w14:paraId="796D539E" w14:textId="77777777" w:rsidR="00497641" w:rsidRDefault="00000000">
            <w:pPr>
              <w:rPr>
                <w:color w:val="3A3A3A"/>
              </w:rPr>
            </w:pPr>
            <w:r>
              <w:rPr>
                <w:color w:val="3A3A3A"/>
              </w:rPr>
              <w:t>R_010</w:t>
            </w:r>
          </w:p>
        </w:tc>
      </w:tr>
      <w:tr w:rsidR="00497641" w14:paraId="203E593B"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609B8836" w14:textId="77777777" w:rsidR="00497641" w:rsidRDefault="00497641">
            <w:pPr>
              <w:rPr>
                <w:b/>
                <w:color w:val="3A3A3A"/>
              </w:rPr>
            </w:pPr>
          </w:p>
          <w:p w14:paraId="49C56D89" w14:textId="77777777" w:rsidR="00497641" w:rsidRDefault="00000000">
            <w:pPr>
              <w:rPr>
                <w:color w:val="3A3A3A"/>
              </w:rPr>
            </w:pPr>
            <w:r>
              <w:rPr>
                <w:b/>
                <w:color w:val="3A3A3A"/>
              </w:rPr>
              <w:t>Defect Title</w:t>
            </w:r>
          </w:p>
        </w:tc>
        <w:tc>
          <w:tcPr>
            <w:tcW w:w="6390" w:type="dxa"/>
            <w:tcBorders>
              <w:top w:val="single" w:sz="5" w:space="0" w:color="DDDDDD"/>
              <w:left w:val="nil"/>
              <w:bottom w:val="nil"/>
              <w:right w:val="nil"/>
            </w:tcBorders>
            <w:tcMar>
              <w:top w:w="100" w:type="dxa"/>
              <w:left w:w="100" w:type="dxa"/>
              <w:bottom w:w="100" w:type="dxa"/>
              <w:right w:w="100" w:type="dxa"/>
            </w:tcMar>
          </w:tcPr>
          <w:p w14:paraId="36080C84" w14:textId="77777777" w:rsidR="00497641" w:rsidRDefault="00497641">
            <w:pPr>
              <w:rPr>
                <w:color w:val="3A3A3A"/>
              </w:rPr>
            </w:pPr>
          </w:p>
          <w:p w14:paraId="6DD5056F" w14:textId="77777777" w:rsidR="00497641" w:rsidRDefault="00000000">
            <w:pPr>
              <w:rPr>
                <w:color w:val="3A3A3A"/>
              </w:rPr>
            </w:pPr>
            <w:r>
              <w:rPr>
                <w:color w:val="3A3A3A"/>
              </w:rPr>
              <w:t xml:space="preserve"> The “Submit Review" button is accessible to everyone.</w:t>
            </w:r>
          </w:p>
        </w:tc>
      </w:tr>
      <w:tr w:rsidR="00497641" w14:paraId="025B414B"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12F1E11C" w14:textId="77777777" w:rsidR="00497641" w:rsidRDefault="00497641">
            <w:pPr>
              <w:rPr>
                <w:b/>
                <w:color w:val="3A3A3A"/>
              </w:rPr>
            </w:pPr>
          </w:p>
          <w:p w14:paraId="6455BD3F" w14:textId="77777777" w:rsidR="00497641" w:rsidRDefault="00000000">
            <w:pPr>
              <w:rPr>
                <w:b/>
                <w:color w:val="3A3A3A"/>
              </w:rPr>
            </w:pPr>
            <w:r>
              <w:rPr>
                <w:b/>
                <w:color w:val="3A3A3A"/>
              </w:rPr>
              <w:t>Module affected</w:t>
            </w:r>
          </w:p>
          <w:p w14:paraId="4849FE11"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59A4A665" w14:textId="77777777" w:rsidR="00497641" w:rsidRDefault="00497641">
            <w:pPr>
              <w:rPr>
                <w:color w:val="3A3A3A"/>
              </w:rPr>
            </w:pPr>
          </w:p>
          <w:p w14:paraId="1C9050D4" w14:textId="77777777" w:rsidR="00497641" w:rsidRDefault="00000000">
            <w:pPr>
              <w:rPr>
                <w:color w:val="3A3A3A"/>
              </w:rPr>
            </w:pPr>
            <w:r>
              <w:rPr>
                <w:color w:val="3A3A3A"/>
              </w:rPr>
              <w:t>Product image/ Review section</w:t>
            </w:r>
          </w:p>
          <w:p w14:paraId="67798A36" w14:textId="77777777" w:rsidR="00497641" w:rsidRDefault="00497641">
            <w:pPr>
              <w:rPr>
                <w:color w:val="3A3A3A"/>
              </w:rPr>
            </w:pPr>
          </w:p>
          <w:p w14:paraId="3CB83879" w14:textId="77777777" w:rsidR="00497641" w:rsidRDefault="00497641">
            <w:pPr>
              <w:rPr>
                <w:color w:val="3A3A3A"/>
              </w:rPr>
            </w:pPr>
          </w:p>
        </w:tc>
      </w:tr>
      <w:tr w:rsidR="00497641" w14:paraId="3AFBD6D0"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01E48ABB" w14:textId="77777777" w:rsidR="00497641" w:rsidRDefault="00497641">
            <w:pPr>
              <w:rPr>
                <w:b/>
                <w:color w:val="3A3A3A"/>
              </w:rPr>
            </w:pPr>
          </w:p>
          <w:p w14:paraId="37AAC90E" w14:textId="77777777" w:rsidR="00497641" w:rsidRDefault="00000000">
            <w:pPr>
              <w:rPr>
                <w:b/>
                <w:color w:val="3A3A3A"/>
              </w:rPr>
            </w:pPr>
            <w:r>
              <w:rPr>
                <w:b/>
                <w:color w:val="3A3A3A"/>
              </w:rPr>
              <w:t>Reporter</w:t>
            </w:r>
          </w:p>
        </w:tc>
        <w:tc>
          <w:tcPr>
            <w:tcW w:w="6390" w:type="dxa"/>
            <w:tcBorders>
              <w:top w:val="single" w:sz="5" w:space="0" w:color="DDDDDD"/>
              <w:left w:val="nil"/>
              <w:bottom w:val="nil"/>
              <w:right w:val="nil"/>
            </w:tcBorders>
            <w:tcMar>
              <w:top w:w="100" w:type="dxa"/>
              <w:left w:w="100" w:type="dxa"/>
              <w:bottom w:w="100" w:type="dxa"/>
              <w:right w:w="100" w:type="dxa"/>
            </w:tcMar>
          </w:tcPr>
          <w:p w14:paraId="2DEFF380" w14:textId="77777777" w:rsidR="00497641" w:rsidRDefault="00497641">
            <w:pPr>
              <w:rPr>
                <w:color w:val="3A3A3A"/>
              </w:rPr>
            </w:pPr>
          </w:p>
          <w:p w14:paraId="695D4A64" w14:textId="77777777" w:rsidR="00497641" w:rsidRDefault="00000000">
            <w:pPr>
              <w:rPr>
                <w:color w:val="3A3A3A"/>
              </w:rPr>
            </w:pPr>
            <w:r>
              <w:rPr>
                <w:color w:val="3A3A3A"/>
              </w:rPr>
              <w:t>Swastika Thapa</w:t>
            </w:r>
          </w:p>
        </w:tc>
      </w:tr>
      <w:tr w:rsidR="00497641" w14:paraId="0A88F39F"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6A6CC665" w14:textId="77777777" w:rsidR="00497641" w:rsidRDefault="00497641">
            <w:pPr>
              <w:rPr>
                <w:b/>
                <w:color w:val="3A3A3A"/>
              </w:rPr>
            </w:pPr>
          </w:p>
          <w:p w14:paraId="6A0412EA" w14:textId="77777777" w:rsidR="00497641" w:rsidRDefault="00000000">
            <w:pPr>
              <w:rPr>
                <w:b/>
                <w:color w:val="3A3A3A"/>
              </w:rPr>
            </w:pPr>
            <w:r>
              <w:rPr>
                <w:b/>
                <w:color w:val="3A3A3A"/>
              </w:rPr>
              <w:t>Reported on</w:t>
            </w:r>
          </w:p>
          <w:p w14:paraId="39568F5F"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48C70CB9" w14:textId="77777777" w:rsidR="00497641" w:rsidRDefault="00497641">
            <w:pPr>
              <w:rPr>
                <w:color w:val="3A3A3A"/>
              </w:rPr>
            </w:pPr>
          </w:p>
          <w:p w14:paraId="173FED8D" w14:textId="77777777" w:rsidR="00497641" w:rsidRDefault="00000000">
            <w:pPr>
              <w:rPr>
                <w:color w:val="3A3A3A"/>
              </w:rPr>
            </w:pPr>
            <w:r>
              <w:rPr>
                <w:color w:val="3A3A3A"/>
              </w:rPr>
              <w:t>26-05-2024</w:t>
            </w:r>
          </w:p>
        </w:tc>
      </w:tr>
      <w:tr w:rsidR="00497641" w14:paraId="11B9FAEE"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42F6D37C" w14:textId="77777777" w:rsidR="00497641" w:rsidRDefault="00497641">
            <w:pPr>
              <w:rPr>
                <w:b/>
                <w:color w:val="3A3A3A"/>
              </w:rPr>
            </w:pPr>
          </w:p>
          <w:p w14:paraId="121C02C8" w14:textId="77777777" w:rsidR="00497641" w:rsidRDefault="00000000">
            <w:pPr>
              <w:rPr>
                <w:b/>
                <w:color w:val="3A3A3A"/>
              </w:rPr>
            </w:pPr>
            <w:r>
              <w:rPr>
                <w:b/>
                <w:color w:val="3A3A3A"/>
              </w:rPr>
              <w:t>Status</w:t>
            </w:r>
          </w:p>
          <w:p w14:paraId="57A3781D"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3543D8FC" w14:textId="77777777" w:rsidR="00497641" w:rsidRDefault="00497641">
            <w:pPr>
              <w:rPr>
                <w:color w:val="3A3A3A"/>
              </w:rPr>
            </w:pPr>
          </w:p>
          <w:p w14:paraId="06E81D55" w14:textId="77777777" w:rsidR="00497641" w:rsidRDefault="00000000">
            <w:pPr>
              <w:rPr>
                <w:color w:val="3A3A3A"/>
              </w:rPr>
            </w:pPr>
            <w:r>
              <w:rPr>
                <w:color w:val="3A3A3A"/>
              </w:rPr>
              <w:t>New</w:t>
            </w:r>
          </w:p>
        </w:tc>
      </w:tr>
      <w:tr w:rsidR="00497641" w14:paraId="18D77F45"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26DC4704" w14:textId="77777777" w:rsidR="00497641" w:rsidRDefault="00497641">
            <w:pPr>
              <w:rPr>
                <w:b/>
                <w:color w:val="3A3A3A"/>
              </w:rPr>
            </w:pPr>
          </w:p>
          <w:p w14:paraId="6B9D3406" w14:textId="77777777" w:rsidR="00497641" w:rsidRDefault="00000000">
            <w:pPr>
              <w:rPr>
                <w:b/>
                <w:color w:val="3A3A3A"/>
              </w:rPr>
            </w:pPr>
            <w:r>
              <w:rPr>
                <w:b/>
                <w:color w:val="3A3A3A"/>
              </w:rPr>
              <w:t>Assigned To</w:t>
            </w:r>
          </w:p>
          <w:p w14:paraId="08E1C6A4"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588E29D0" w14:textId="77777777" w:rsidR="00497641" w:rsidRDefault="00497641">
            <w:pPr>
              <w:rPr>
                <w:color w:val="3A3A3A"/>
              </w:rPr>
            </w:pPr>
          </w:p>
          <w:p w14:paraId="60E6FF28" w14:textId="77777777" w:rsidR="00497641" w:rsidRDefault="00000000">
            <w:pPr>
              <w:rPr>
                <w:color w:val="3A3A3A"/>
              </w:rPr>
            </w:pPr>
            <w:r>
              <w:rPr>
                <w:color w:val="3A3A3A"/>
              </w:rPr>
              <w:t>Developer ABC</w:t>
            </w:r>
          </w:p>
        </w:tc>
      </w:tr>
      <w:tr w:rsidR="00497641" w14:paraId="79B02C7F" w14:textId="77777777">
        <w:trPr>
          <w:trHeight w:val="1965"/>
        </w:trPr>
        <w:tc>
          <w:tcPr>
            <w:tcW w:w="3075" w:type="dxa"/>
            <w:tcBorders>
              <w:top w:val="single" w:sz="5" w:space="0" w:color="DDDDDD"/>
              <w:left w:val="nil"/>
              <w:bottom w:val="nil"/>
              <w:right w:val="nil"/>
            </w:tcBorders>
            <w:tcMar>
              <w:top w:w="100" w:type="dxa"/>
              <w:left w:w="100" w:type="dxa"/>
              <w:bottom w:w="100" w:type="dxa"/>
              <w:right w:w="100" w:type="dxa"/>
            </w:tcMar>
          </w:tcPr>
          <w:p w14:paraId="1E3A3676" w14:textId="77777777" w:rsidR="00497641" w:rsidRDefault="00497641">
            <w:pPr>
              <w:rPr>
                <w:b/>
                <w:color w:val="3A3A3A"/>
              </w:rPr>
            </w:pPr>
          </w:p>
          <w:p w14:paraId="3A480FC7" w14:textId="77777777" w:rsidR="00497641" w:rsidRDefault="00497641">
            <w:pPr>
              <w:rPr>
                <w:b/>
                <w:color w:val="3A3A3A"/>
              </w:rPr>
            </w:pPr>
          </w:p>
          <w:p w14:paraId="799226FF" w14:textId="77777777" w:rsidR="00497641" w:rsidRDefault="00000000">
            <w:pPr>
              <w:rPr>
                <w:color w:val="3A3A3A"/>
              </w:rPr>
            </w:pPr>
            <w:r>
              <w:rPr>
                <w:b/>
                <w:color w:val="3A3A3A"/>
              </w:rPr>
              <w:t>Defect Description</w:t>
            </w:r>
          </w:p>
        </w:tc>
        <w:tc>
          <w:tcPr>
            <w:tcW w:w="6390" w:type="dxa"/>
            <w:tcBorders>
              <w:top w:val="single" w:sz="5" w:space="0" w:color="DDDDDD"/>
              <w:left w:val="nil"/>
              <w:bottom w:val="nil"/>
              <w:right w:val="nil"/>
            </w:tcBorders>
            <w:tcMar>
              <w:top w:w="100" w:type="dxa"/>
              <w:left w:w="100" w:type="dxa"/>
              <w:bottom w:w="100" w:type="dxa"/>
              <w:right w:w="100" w:type="dxa"/>
            </w:tcMar>
          </w:tcPr>
          <w:p w14:paraId="76EEFF71" w14:textId="77777777" w:rsidR="00497641" w:rsidRDefault="00497641">
            <w:pPr>
              <w:rPr>
                <w:color w:val="3A3A3A"/>
              </w:rPr>
            </w:pPr>
          </w:p>
          <w:p w14:paraId="49CA872A" w14:textId="77777777" w:rsidR="00497641" w:rsidRDefault="00000000">
            <w:pPr>
              <w:jc w:val="both"/>
              <w:rPr>
                <w:color w:val="3A3A3A"/>
              </w:rPr>
            </w:pPr>
            <w:r>
              <w:rPr>
                <w:color w:val="3A3A3A"/>
              </w:rPr>
              <w:t>The "Submit Review" button is accessible to all users regardless of their purchase history. This allows users who haven't purchased the product through the website to submit reviews, leading to fake or irrelevant content.</w:t>
            </w:r>
          </w:p>
        </w:tc>
      </w:tr>
      <w:tr w:rsidR="00497641" w14:paraId="3C9B1021" w14:textId="77777777">
        <w:trPr>
          <w:trHeight w:val="1545"/>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76A806F5" w14:textId="77777777" w:rsidR="00497641" w:rsidRDefault="00497641">
            <w:pPr>
              <w:rPr>
                <w:b/>
                <w:color w:val="3A3A3A"/>
              </w:rPr>
            </w:pPr>
          </w:p>
          <w:p w14:paraId="271FEAE7" w14:textId="77777777" w:rsidR="00497641" w:rsidRDefault="00000000">
            <w:pPr>
              <w:rPr>
                <w:color w:val="3A3A3A"/>
              </w:rPr>
            </w:pPr>
            <w:r>
              <w:rPr>
                <w:b/>
                <w:color w:val="3A3A3A"/>
              </w:rPr>
              <w:t>Steps to reproduce</w:t>
            </w:r>
          </w:p>
          <w:p w14:paraId="0E836A2D"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628CF40C" w14:textId="77777777" w:rsidR="00497641" w:rsidRDefault="00497641">
            <w:pPr>
              <w:ind w:left="720"/>
              <w:rPr>
                <w:color w:val="3A3A3A"/>
              </w:rPr>
            </w:pPr>
          </w:p>
          <w:p w14:paraId="547B56EF" w14:textId="77777777" w:rsidR="00497641" w:rsidRDefault="00000000">
            <w:pPr>
              <w:rPr>
                <w:color w:val="3A3A3A"/>
              </w:rPr>
            </w:pPr>
            <w:r>
              <w:rPr>
                <w:color w:val="3A3A3A"/>
              </w:rPr>
              <w:t>1. Log in to the user account.</w:t>
            </w:r>
          </w:p>
          <w:p w14:paraId="1AC30237" w14:textId="77777777" w:rsidR="00497641" w:rsidRDefault="00000000">
            <w:pPr>
              <w:rPr>
                <w:color w:val="3A3A3A"/>
              </w:rPr>
            </w:pPr>
            <w:r>
              <w:rPr>
                <w:color w:val="3A3A3A"/>
              </w:rPr>
              <w:t>2. Navigate to a product page.</w:t>
            </w:r>
          </w:p>
          <w:p w14:paraId="4638C754" w14:textId="77777777" w:rsidR="00497641" w:rsidRDefault="00000000">
            <w:pPr>
              <w:rPr>
                <w:color w:val="3A3A3A"/>
              </w:rPr>
            </w:pPr>
            <w:r>
              <w:rPr>
                <w:color w:val="3A3A3A"/>
              </w:rPr>
              <w:t>3. Select a specific product.</w:t>
            </w:r>
          </w:p>
          <w:p w14:paraId="0B43C912" w14:textId="77777777" w:rsidR="00497641" w:rsidRDefault="00000000">
            <w:pPr>
              <w:rPr>
                <w:color w:val="3A3A3A"/>
              </w:rPr>
            </w:pPr>
            <w:r>
              <w:rPr>
                <w:color w:val="3A3A3A"/>
              </w:rPr>
              <w:t>4. Click the Review option.</w:t>
            </w:r>
          </w:p>
          <w:p w14:paraId="42856C10" w14:textId="77777777" w:rsidR="00497641" w:rsidRDefault="00000000">
            <w:pPr>
              <w:rPr>
                <w:color w:val="3A3A3A"/>
              </w:rPr>
            </w:pPr>
            <w:r>
              <w:rPr>
                <w:color w:val="3A3A3A"/>
              </w:rPr>
              <w:t>5. Write the review.</w:t>
            </w:r>
          </w:p>
          <w:p w14:paraId="138F8851" w14:textId="77777777" w:rsidR="00497641" w:rsidRDefault="00000000">
            <w:pPr>
              <w:rPr>
                <w:color w:val="3A3A3A"/>
              </w:rPr>
            </w:pPr>
            <w:r>
              <w:rPr>
                <w:color w:val="3A3A3A"/>
              </w:rPr>
              <w:t xml:space="preserve">10. Check whether the submit review </w:t>
            </w:r>
          </w:p>
          <w:p w14:paraId="046D517D" w14:textId="77777777" w:rsidR="00497641" w:rsidRDefault="00000000">
            <w:pPr>
              <w:rPr>
                <w:color w:val="3A3A3A"/>
              </w:rPr>
            </w:pPr>
            <w:r>
              <w:rPr>
                <w:color w:val="3A3A3A"/>
              </w:rPr>
              <w:t>button is disabled or not.</w:t>
            </w:r>
          </w:p>
          <w:p w14:paraId="70DBD584" w14:textId="77777777" w:rsidR="00497641" w:rsidRDefault="00497641">
            <w:pPr>
              <w:rPr>
                <w:color w:val="3A3A3A"/>
              </w:rPr>
            </w:pPr>
          </w:p>
        </w:tc>
      </w:tr>
      <w:tr w:rsidR="00497641" w14:paraId="1F52FF2C"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23C6A07A" w14:textId="77777777" w:rsidR="00497641" w:rsidRDefault="00497641">
            <w:pPr>
              <w:rPr>
                <w:b/>
                <w:color w:val="3A3A3A"/>
              </w:rPr>
            </w:pPr>
          </w:p>
          <w:p w14:paraId="16071DAC" w14:textId="77777777" w:rsidR="00497641" w:rsidRDefault="00497641">
            <w:pPr>
              <w:rPr>
                <w:b/>
                <w:color w:val="3A3A3A"/>
              </w:rPr>
            </w:pPr>
          </w:p>
          <w:p w14:paraId="2A0A0F8D" w14:textId="77777777" w:rsidR="00497641" w:rsidRDefault="00000000">
            <w:pPr>
              <w:rPr>
                <w:b/>
                <w:color w:val="3A3A3A"/>
              </w:rPr>
            </w:pPr>
            <w:r>
              <w:rPr>
                <w:b/>
                <w:color w:val="3A3A3A"/>
              </w:rPr>
              <w:t>Expected Result</w:t>
            </w:r>
          </w:p>
          <w:p w14:paraId="5F035350"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1D9FFBA8" w14:textId="77777777" w:rsidR="00497641" w:rsidRDefault="00497641">
            <w:pPr>
              <w:rPr>
                <w:color w:val="3A3A3A"/>
              </w:rPr>
            </w:pPr>
          </w:p>
          <w:p w14:paraId="1D861C79" w14:textId="77777777" w:rsidR="00497641" w:rsidRDefault="00497641">
            <w:pPr>
              <w:rPr>
                <w:color w:val="3A3A3A"/>
              </w:rPr>
            </w:pPr>
          </w:p>
          <w:p w14:paraId="3CFF0987" w14:textId="77777777" w:rsidR="00497641" w:rsidRDefault="00000000">
            <w:pPr>
              <w:rPr>
                <w:color w:val="3A3A3A"/>
              </w:rPr>
            </w:pPr>
            <w:r>
              <w:rPr>
                <w:color w:val="3A3A3A"/>
              </w:rPr>
              <w:t>The "Submit Review" button should be Visually disabled or hidden for users who haven't purchased the product through the website.</w:t>
            </w:r>
          </w:p>
          <w:p w14:paraId="1F1D4308" w14:textId="77777777" w:rsidR="00497641" w:rsidRDefault="00497641">
            <w:pPr>
              <w:rPr>
                <w:color w:val="3A3A3A"/>
              </w:rPr>
            </w:pPr>
          </w:p>
          <w:p w14:paraId="40A14C38" w14:textId="77777777" w:rsidR="00497641" w:rsidRDefault="00497641">
            <w:pPr>
              <w:rPr>
                <w:color w:val="3A3A3A"/>
              </w:rPr>
            </w:pPr>
          </w:p>
          <w:p w14:paraId="06F5D0AC" w14:textId="77777777" w:rsidR="00497641" w:rsidRDefault="00497641">
            <w:pPr>
              <w:rPr>
                <w:color w:val="3A3A3A"/>
              </w:rPr>
            </w:pPr>
          </w:p>
        </w:tc>
      </w:tr>
      <w:tr w:rsidR="00497641" w14:paraId="5A3B3338"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4E1406A9" w14:textId="77777777" w:rsidR="00497641" w:rsidRDefault="00497641">
            <w:pPr>
              <w:rPr>
                <w:b/>
                <w:color w:val="3A3A3A"/>
              </w:rPr>
            </w:pPr>
          </w:p>
          <w:p w14:paraId="71506CC4" w14:textId="77777777" w:rsidR="00497641" w:rsidRDefault="00000000">
            <w:pPr>
              <w:rPr>
                <w:color w:val="3A3A3A"/>
              </w:rPr>
            </w:pPr>
            <w:r>
              <w:rPr>
                <w:b/>
                <w:color w:val="3A3A3A"/>
              </w:rPr>
              <w:t>Actual Result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35698035" w14:textId="77777777" w:rsidR="00497641" w:rsidRDefault="00497641">
            <w:pPr>
              <w:rPr>
                <w:color w:val="3A3A3A"/>
              </w:rPr>
            </w:pPr>
          </w:p>
          <w:p w14:paraId="2B684566" w14:textId="77777777" w:rsidR="00497641" w:rsidRDefault="00000000">
            <w:pPr>
              <w:rPr>
                <w:color w:val="3A3A3A"/>
              </w:rPr>
            </w:pPr>
            <w:r>
              <w:rPr>
                <w:color w:val="3A3A3A"/>
              </w:rPr>
              <w:t xml:space="preserve">The system allows to click </w:t>
            </w:r>
            <w:r>
              <w:rPr>
                <w:b/>
                <w:color w:val="3A3A3A"/>
              </w:rPr>
              <w:t>submit review</w:t>
            </w:r>
            <w:r>
              <w:rPr>
                <w:color w:val="3A3A3A"/>
              </w:rPr>
              <w:t xml:space="preserve"> button.</w:t>
            </w:r>
          </w:p>
        </w:tc>
      </w:tr>
      <w:tr w:rsidR="00497641" w14:paraId="3F54D1DA" w14:textId="77777777">
        <w:trPr>
          <w:trHeight w:val="3225"/>
        </w:trPr>
        <w:tc>
          <w:tcPr>
            <w:tcW w:w="3075" w:type="dxa"/>
            <w:tcBorders>
              <w:top w:val="single" w:sz="5" w:space="0" w:color="DDDDDD"/>
              <w:left w:val="nil"/>
              <w:bottom w:val="nil"/>
              <w:right w:val="nil"/>
            </w:tcBorders>
            <w:tcMar>
              <w:top w:w="100" w:type="dxa"/>
              <w:left w:w="100" w:type="dxa"/>
              <w:bottom w:w="100" w:type="dxa"/>
              <w:right w:w="100" w:type="dxa"/>
            </w:tcMar>
          </w:tcPr>
          <w:p w14:paraId="2C28CB07" w14:textId="77777777" w:rsidR="00497641" w:rsidRDefault="00497641">
            <w:pPr>
              <w:rPr>
                <w:b/>
                <w:color w:val="3A3A3A"/>
              </w:rPr>
            </w:pPr>
          </w:p>
          <w:p w14:paraId="3401A3A9" w14:textId="77777777" w:rsidR="00497641" w:rsidRDefault="00000000">
            <w:pPr>
              <w:rPr>
                <w:color w:val="3A3A3A"/>
              </w:rPr>
            </w:pPr>
            <w:r>
              <w:rPr>
                <w:b/>
                <w:color w:val="3A3A3A"/>
              </w:rPr>
              <w:t>Evidence/attachment</w:t>
            </w:r>
          </w:p>
        </w:tc>
        <w:tc>
          <w:tcPr>
            <w:tcW w:w="6390" w:type="dxa"/>
            <w:tcBorders>
              <w:top w:val="single" w:sz="5" w:space="0" w:color="DDDDDD"/>
              <w:left w:val="nil"/>
              <w:bottom w:val="nil"/>
              <w:right w:val="nil"/>
            </w:tcBorders>
            <w:tcMar>
              <w:top w:w="100" w:type="dxa"/>
              <w:left w:w="100" w:type="dxa"/>
              <w:bottom w:w="100" w:type="dxa"/>
              <w:right w:w="100" w:type="dxa"/>
            </w:tcMar>
          </w:tcPr>
          <w:p w14:paraId="3DF05540" w14:textId="77777777" w:rsidR="00497641" w:rsidRDefault="00000000">
            <w:pPr>
              <w:rPr>
                <w:color w:val="3A3A3A"/>
              </w:rPr>
            </w:pPr>
            <w:r>
              <w:rPr>
                <w:color w:val="3A3A3A"/>
              </w:rPr>
              <w:t xml:space="preserve">SS: </w:t>
            </w:r>
          </w:p>
          <w:p w14:paraId="48033D55" w14:textId="4D519607" w:rsidR="00497641" w:rsidRDefault="00C86C31">
            <w:pPr>
              <w:rPr>
                <w:color w:val="3A3A3A"/>
              </w:rPr>
            </w:pPr>
            <w:r>
              <w:rPr>
                <w:noProof/>
                <w:color w:val="3A3A3A"/>
              </w:rPr>
              <mc:AlternateContent>
                <mc:Choice Requires="wps">
                  <w:drawing>
                    <wp:anchor distT="0" distB="0" distL="114300" distR="114300" simplePos="0" relativeHeight="251701248" behindDoc="0" locked="0" layoutInCell="1" allowOverlap="1" wp14:anchorId="4DF566C7" wp14:editId="40F49F23">
                      <wp:simplePos x="0" y="0"/>
                      <wp:positionH relativeFrom="column">
                        <wp:posOffset>-473075</wp:posOffset>
                      </wp:positionH>
                      <wp:positionV relativeFrom="paragraph">
                        <wp:posOffset>2374207</wp:posOffset>
                      </wp:positionV>
                      <wp:extent cx="555914" cy="0"/>
                      <wp:effectExtent l="38100" t="76200" r="34925" b="133350"/>
                      <wp:wrapNone/>
                      <wp:docPr id="157810454" name="Straight Arrow Connector 29"/>
                      <wp:cNvGraphicFramePr/>
                      <a:graphic xmlns:a="http://schemas.openxmlformats.org/drawingml/2006/main">
                        <a:graphicData uri="http://schemas.microsoft.com/office/word/2010/wordprocessingShape">
                          <wps:wsp>
                            <wps:cNvCnPr/>
                            <wps:spPr>
                              <a:xfrm>
                                <a:off x="0" y="0"/>
                                <a:ext cx="555914" cy="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BE442A7" id="Straight Arrow Connector 29" o:spid="_x0000_s1026" type="#_x0000_t32" style="position:absolute;margin-left:-37.25pt;margin-top:186.95pt;width:43.7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" strokecolor="red" strokeweight="2pt">
                      <v:stroke endarrow="block"/>
                      <v:shadow on="t" color="black" opacity="24903f" origin=",.5" offset="0,.55556mm"/>
                    </v:shape>
                  </w:pict>
                </mc:Fallback>
              </mc:AlternateContent>
            </w:r>
            <w:r>
              <w:rPr>
                <w:noProof/>
                <w:color w:val="3A3A3A"/>
              </w:rPr>
              <mc:AlternateContent>
                <mc:Choice Requires="wps">
                  <w:drawing>
                    <wp:anchor distT="0" distB="0" distL="114300" distR="114300" simplePos="0" relativeHeight="251700224" behindDoc="0" locked="0" layoutInCell="1" allowOverlap="1" wp14:anchorId="1A51E961" wp14:editId="4E379CCD">
                      <wp:simplePos x="0" y="0"/>
                      <wp:positionH relativeFrom="column">
                        <wp:posOffset>81107</wp:posOffset>
                      </wp:positionH>
                      <wp:positionV relativeFrom="paragraph">
                        <wp:posOffset>2194098</wp:posOffset>
                      </wp:positionV>
                      <wp:extent cx="1108363" cy="443346"/>
                      <wp:effectExtent l="57150" t="19050" r="73025" b="90170"/>
                      <wp:wrapNone/>
                      <wp:docPr id="411569330" name="Rectangle 28"/>
                      <wp:cNvGraphicFramePr/>
                      <a:graphic xmlns:a="http://schemas.openxmlformats.org/drawingml/2006/main">
                        <a:graphicData uri="http://schemas.microsoft.com/office/word/2010/wordprocessingShape">
                          <wps:wsp>
                            <wps:cNvSpPr/>
                            <wps:spPr>
                              <a:xfrm>
                                <a:off x="0" y="0"/>
                                <a:ext cx="1108363" cy="443346"/>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D32527" id="Rectangle 28" o:spid="_x0000_s1026" style="position:absolute;margin-left:6.4pt;margin-top:172.75pt;width:87.25pt;height:34.9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" filled="f" strokecolor="red" strokeweight="1pt">
                      <v:shadow on="t" color="black" opacity="22937f" origin=",.5" offset="0,.63889mm"/>
                    </v:rect>
                  </w:pict>
                </mc:Fallback>
              </mc:AlternateContent>
            </w:r>
            <w:r w:rsidR="00000000">
              <w:rPr>
                <w:noProof/>
                <w:color w:val="3A3A3A"/>
              </w:rPr>
              <w:drawing>
                <wp:inline distT="114300" distB="114300" distL="114300" distR="114300" wp14:anchorId="21FBC729" wp14:editId="53142E4F">
                  <wp:extent cx="3924300" cy="25654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924300" cy="2565400"/>
                          </a:xfrm>
                          <a:prstGeom prst="rect">
                            <a:avLst/>
                          </a:prstGeom>
                          <a:ln/>
                        </pic:spPr>
                      </pic:pic>
                    </a:graphicData>
                  </a:graphic>
                </wp:inline>
              </w:drawing>
            </w:r>
          </w:p>
        </w:tc>
      </w:tr>
      <w:tr w:rsidR="00497641" w14:paraId="2C864223"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34036838" w14:textId="77777777" w:rsidR="00497641" w:rsidRDefault="00497641">
            <w:pPr>
              <w:rPr>
                <w:b/>
                <w:color w:val="3A3A3A"/>
              </w:rPr>
            </w:pPr>
          </w:p>
          <w:p w14:paraId="01C205E3" w14:textId="77777777" w:rsidR="00497641" w:rsidRDefault="00000000">
            <w:pPr>
              <w:rPr>
                <w:b/>
                <w:color w:val="3A3A3A"/>
              </w:rPr>
            </w:pPr>
            <w:r>
              <w:rPr>
                <w:b/>
                <w:color w:val="3A3A3A"/>
              </w:rPr>
              <w:t>Severity</w:t>
            </w:r>
          </w:p>
          <w:p w14:paraId="0B688B44"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44B37337" w14:textId="77777777" w:rsidR="00497641" w:rsidRDefault="00497641">
            <w:pPr>
              <w:rPr>
                <w:color w:val="3A3A3A"/>
              </w:rPr>
            </w:pPr>
          </w:p>
          <w:p w14:paraId="3357E8B4" w14:textId="77777777" w:rsidR="00497641" w:rsidRDefault="00000000">
            <w:pPr>
              <w:rPr>
                <w:color w:val="3A3A3A"/>
              </w:rPr>
            </w:pPr>
            <w:r>
              <w:rPr>
                <w:color w:val="3A3A3A"/>
              </w:rPr>
              <w:t>Medium</w:t>
            </w:r>
          </w:p>
          <w:p w14:paraId="4E8702E1" w14:textId="77777777" w:rsidR="00497641" w:rsidRDefault="00497641">
            <w:pPr>
              <w:rPr>
                <w:color w:val="3A3A3A"/>
              </w:rPr>
            </w:pPr>
          </w:p>
        </w:tc>
      </w:tr>
      <w:tr w:rsidR="00497641" w14:paraId="1E92EA05" w14:textId="77777777">
        <w:trPr>
          <w:trHeight w:val="770"/>
        </w:trPr>
        <w:tc>
          <w:tcPr>
            <w:tcW w:w="3075" w:type="dxa"/>
            <w:tcBorders>
              <w:top w:val="single" w:sz="5" w:space="0" w:color="DDDDDD"/>
              <w:left w:val="nil"/>
              <w:bottom w:val="nil"/>
              <w:right w:val="nil"/>
            </w:tcBorders>
            <w:tcMar>
              <w:top w:w="100" w:type="dxa"/>
              <w:left w:w="100" w:type="dxa"/>
              <w:bottom w:w="100" w:type="dxa"/>
              <w:right w:w="100" w:type="dxa"/>
            </w:tcMar>
          </w:tcPr>
          <w:p w14:paraId="35A40EBC" w14:textId="77777777" w:rsidR="00497641" w:rsidRDefault="00497641">
            <w:pPr>
              <w:rPr>
                <w:b/>
                <w:color w:val="3A3A3A"/>
              </w:rPr>
            </w:pPr>
          </w:p>
          <w:p w14:paraId="71D609DA" w14:textId="77777777" w:rsidR="00497641" w:rsidRDefault="00000000">
            <w:pPr>
              <w:rPr>
                <w:b/>
                <w:color w:val="3A3A3A"/>
              </w:rPr>
            </w:pPr>
            <w:r>
              <w:rPr>
                <w:b/>
                <w:color w:val="3A3A3A"/>
              </w:rPr>
              <w:t>Priority</w:t>
            </w:r>
          </w:p>
          <w:p w14:paraId="3B44DBF1"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5BB68E2E" w14:textId="77777777" w:rsidR="00497641" w:rsidRDefault="00497641">
            <w:pPr>
              <w:rPr>
                <w:color w:val="3A3A3A"/>
              </w:rPr>
            </w:pPr>
          </w:p>
          <w:p w14:paraId="05796E8E" w14:textId="77777777" w:rsidR="00497641" w:rsidRDefault="00000000">
            <w:pPr>
              <w:rPr>
                <w:color w:val="3A3A3A"/>
              </w:rPr>
            </w:pPr>
            <w:r>
              <w:rPr>
                <w:color w:val="3A3A3A"/>
              </w:rPr>
              <w:t>High</w:t>
            </w:r>
          </w:p>
        </w:tc>
      </w:tr>
      <w:tr w:rsidR="00497641" w14:paraId="59E5CB67"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052890A5" w14:textId="77777777" w:rsidR="00497641" w:rsidRDefault="00000000">
            <w:pPr>
              <w:rPr>
                <w:color w:val="3A3A3A"/>
              </w:rPr>
            </w:pPr>
            <w:r>
              <w:rPr>
                <w:b/>
                <w:color w:val="3A3A3A"/>
              </w:rPr>
              <w:t>Environment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0041C0B8" w14:textId="77777777" w:rsidR="00497641" w:rsidRDefault="00000000">
            <w:pPr>
              <w:rPr>
                <w:color w:val="3A3A3A"/>
              </w:rPr>
            </w:pPr>
            <w:r>
              <w:rPr>
                <w:color w:val="3A3A3A"/>
              </w:rPr>
              <w:t>OS: Windows (x86) 11</w:t>
            </w:r>
          </w:p>
          <w:p w14:paraId="758AFDDA" w14:textId="77777777" w:rsidR="00497641" w:rsidRDefault="00000000">
            <w:pPr>
              <w:rPr>
                <w:color w:val="3A3A3A"/>
              </w:rPr>
            </w:pPr>
            <w:r>
              <w:rPr>
                <w:color w:val="3A3A3A"/>
              </w:rPr>
              <w:t>Browser: Chrome 124.0.6367.208</w:t>
            </w:r>
          </w:p>
          <w:p w14:paraId="70397813" w14:textId="77777777" w:rsidR="00497641" w:rsidRDefault="00000000">
            <w:pPr>
              <w:rPr>
                <w:color w:val="3A3A3A"/>
              </w:rPr>
            </w:pPr>
            <w:r>
              <w:rPr>
                <w:color w:val="3A3A3A"/>
              </w:rPr>
              <w:t>Window size: 1536x730</w:t>
            </w:r>
          </w:p>
          <w:p w14:paraId="67C05E12" w14:textId="77777777" w:rsidR="00497641" w:rsidRDefault="00000000">
            <w:pPr>
              <w:rPr>
                <w:color w:val="3A3A3A"/>
              </w:rPr>
            </w:pPr>
            <w:r>
              <w:rPr>
                <w:color w:val="3A3A3A"/>
              </w:rPr>
              <w:t>Device: HP Laptop</w:t>
            </w:r>
          </w:p>
        </w:tc>
      </w:tr>
    </w:tbl>
    <w:p w14:paraId="5FB919B7" w14:textId="77777777" w:rsidR="00497641" w:rsidRDefault="00497641"/>
    <w:p w14:paraId="5BE39ACE" w14:textId="77777777" w:rsidR="00C86C31" w:rsidRDefault="00C86C31">
      <w:pPr>
        <w:rPr>
          <w:b/>
          <w:color w:val="38761D"/>
          <w:sz w:val="26"/>
          <w:szCs w:val="26"/>
          <w:u w:val="single"/>
        </w:rPr>
      </w:pPr>
    </w:p>
    <w:p w14:paraId="10700A77" w14:textId="332CE0E3" w:rsidR="00C86C31" w:rsidRDefault="00C86C31">
      <w:pPr>
        <w:rPr>
          <w:b/>
          <w:color w:val="38761D"/>
          <w:sz w:val="26"/>
          <w:szCs w:val="26"/>
          <w:u w:val="single"/>
        </w:rPr>
      </w:pPr>
      <w:r>
        <w:rPr>
          <w:b/>
          <w:noProof/>
          <w:color w:val="38761D"/>
          <w:sz w:val="26"/>
          <w:szCs w:val="26"/>
          <w:u w:val="single"/>
        </w:rPr>
        <mc:AlternateContent>
          <mc:Choice Requires="wps">
            <w:drawing>
              <wp:anchor distT="0" distB="0" distL="114300" distR="114300" simplePos="0" relativeHeight="251703296" behindDoc="0" locked="0" layoutInCell="1" allowOverlap="1" wp14:anchorId="5BBC4665" wp14:editId="37AE3792">
                <wp:simplePos x="0" y="0"/>
                <wp:positionH relativeFrom="column">
                  <wp:posOffset>0</wp:posOffset>
                </wp:positionH>
                <wp:positionV relativeFrom="paragraph">
                  <wp:posOffset>37465</wp:posOffset>
                </wp:positionV>
                <wp:extent cx="5985163" cy="0"/>
                <wp:effectExtent l="38100" t="38100" r="73025" b="95250"/>
                <wp:wrapNone/>
                <wp:docPr id="1933172053" name="Straight Connector 21"/>
                <wp:cNvGraphicFramePr/>
                <a:graphic xmlns:a="http://schemas.openxmlformats.org/drawingml/2006/main">
                  <a:graphicData uri="http://schemas.microsoft.com/office/word/2010/wordprocessingShape">
                    <wps:wsp>
                      <wps:cNvCnPr/>
                      <wps:spPr>
                        <a:xfrm>
                          <a:off x="0" y="0"/>
                          <a:ext cx="598516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76B781" id="Straight Connector 21"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0,2.95pt" to="471.2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" strokecolor="#4f81bd [3204]" strokeweight="2pt">
                <v:shadow on="t" color="black" opacity="24903f" origin=",.5" offset="0,.55556mm"/>
              </v:line>
            </w:pict>
          </mc:Fallback>
        </mc:AlternateContent>
      </w:r>
    </w:p>
    <w:p w14:paraId="1347ADBD" w14:textId="77777777" w:rsidR="00C86C31" w:rsidRDefault="00C86C31">
      <w:pPr>
        <w:rPr>
          <w:b/>
          <w:color w:val="38761D"/>
          <w:sz w:val="26"/>
          <w:szCs w:val="26"/>
          <w:u w:val="single"/>
        </w:rPr>
      </w:pPr>
    </w:p>
    <w:p w14:paraId="5B1C5F84" w14:textId="182AAEE8" w:rsidR="00497641" w:rsidRDefault="00000000">
      <w:pPr>
        <w:rPr>
          <w:b/>
        </w:rPr>
      </w:pPr>
      <w:r>
        <w:rPr>
          <w:b/>
          <w:color w:val="38761D"/>
          <w:sz w:val="26"/>
          <w:szCs w:val="26"/>
          <w:u w:val="single"/>
        </w:rPr>
        <w:t>Report: 1</w:t>
      </w:r>
      <w:r w:rsidR="001628F9">
        <w:rPr>
          <w:b/>
          <w:color w:val="38761D"/>
          <w:sz w:val="26"/>
          <w:szCs w:val="26"/>
          <w:u w:val="single"/>
        </w:rPr>
        <w:t>8</w:t>
      </w:r>
    </w:p>
    <w:p w14:paraId="6A892337" w14:textId="77777777" w:rsidR="00497641" w:rsidRDefault="00497641">
      <w:pPr>
        <w:rPr>
          <w:b/>
        </w:rPr>
      </w:pPr>
    </w:p>
    <w:p w14:paraId="2A18F423" w14:textId="77777777" w:rsidR="00497641" w:rsidRDefault="00000000">
      <w:pPr>
        <w:rPr>
          <w:b/>
        </w:rPr>
      </w:pPr>
      <w:r>
        <w:rPr>
          <w:b/>
        </w:rPr>
        <w:t>Component / Module: Product Image/ Review Section</w:t>
      </w:r>
    </w:p>
    <w:p w14:paraId="1A5A9F8F" w14:textId="77777777" w:rsidR="00497641" w:rsidRDefault="00000000">
      <w:pPr>
        <w:rPr>
          <w:b/>
        </w:rPr>
      </w:pPr>
      <w:r>
        <w:rPr>
          <w:b/>
        </w:rPr>
        <w:t xml:space="preserve">Reporter: </w:t>
      </w:r>
      <w:r>
        <w:rPr>
          <w:b/>
        </w:rPr>
        <w:tab/>
      </w:r>
      <w:r>
        <w:rPr>
          <w:b/>
        </w:rPr>
        <w:tab/>
        <w:t>Swastika Thapa</w:t>
      </w:r>
    </w:p>
    <w:p w14:paraId="21A7F74F" w14:textId="77777777" w:rsidR="00497641" w:rsidRDefault="00000000">
      <w:pPr>
        <w:rPr>
          <w:b/>
        </w:rPr>
      </w:pPr>
      <w:r>
        <w:rPr>
          <w:b/>
        </w:rPr>
        <w:t xml:space="preserve">Date: </w:t>
      </w:r>
      <w:r>
        <w:rPr>
          <w:b/>
        </w:rPr>
        <w:tab/>
      </w:r>
      <w:r>
        <w:rPr>
          <w:b/>
        </w:rPr>
        <w:tab/>
      </w:r>
      <w:r>
        <w:rPr>
          <w:b/>
        </w:rPr>
        <w:tab/>
        <w:t>26-05-2024</w:t>
      </w:r>
    </w:p>
    <w:p w14:paraId="43C75AAE" w14:textId="472F6665" w:rsidR="00497641" w:rsidRDefault="00000000">
      <w:pPr>
        <w:rPr>
          <w:b/>
        </w:rPr>
      </w:pPr>
      <w:r>
        <w:rPr>
          <w:b/>
        </w:rPr>
        <w:t>Reviewer:</w:t>
      </w:r>
      <w:r>
        <w:rPr>
          <w:b/>
        </w:rPr>
        <w:tab/>
      </w:r>
      <w:r>
        <w:rPr>
          <w:b/>
        </w:rPr>
        <w:tab/>
      </w:r>
      <w:r w:rsidR="0080228D">
        <w:rPr>
          <w:b/>
        </w:rPr>
        <w:t>Paramananda</w:t>
      </w:r>
      <w:r>
        <w:rPr>
          <w:b/>
        </w:rPr>
        <w:t xml:space="preserve"> Lal Karn</w:t>
      </w:r>
    </w:p>
    <w:p w14:paraId="51EE9BE7" w14:textId="77777777" w:rsidR="00497641" w:rsidRDefault="00497641"/>
    <w:p w14:paraId="49DFCCD3" w14:textId="77777777" w:rsidR="00497641" w:rsidRDefault="00497641"/>
    <w:p w14:paraId="29C1A7AD" w14:textId="77777777" w:rsidR="00497641" w:rsidRDefault="00497641"/>
    <w:tbl>
      <w:tblPr>
        <w:tblStyle w:val="af"/>
        <w:tblW w:w="946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3075"/>
        <w:gridCol w:w="6390"/>
      </w:tblGrid>
      <w:tr w:rsidR="00497641" w14:paraId="2A99EFF7" w14:textId="77777777">
        <w:trPr>
          <w:trHeight w:val="992"/>
        </w:trPr>
        <w:tc>
          <w:tcPr>
            <w:tcW w:w="3075" w:type="dxa"/>
            <w:tcBorders>
              <w:top w:val="nil"/>
              <w:left w:val="nil"/>
              <w:bottom w:val="nil"/>
              <w:right w:val="nil"/>
            </w:tcBorders>
            <w:shd w:val="clear" w:color="auto" w:fill="F3F3F3"/>
            <w:tcMar>
              <w:top w:w="100" w:type="dxa"/>
              <w:left w:w="100" w:type="dxa"/>
              <w:bottom w:w="100" w:type="dxa"/>
              <w:right w:w="100" w:type="dxa"/>
            </w:tcMar>
          </w:tcPr>
          <w:p w14:paraId="054A5657" w14:textId="77777777" w:rsidR="00497641" w:rsidRDefault="00497641">
            <w:pPr>
              <w:rPr>
                <w:b/>
                <w:color w:val="3A3A3A"/>
              </w:rPr>
            </w:pPr>
          </w:p>
          <w:p w14:paraId="0FDF0DD1" w14:textId="77777777" w:rsidR="00497641" w:rsidRDefault="00000000">
            <w:pPr>
              <w:rPr>
                <w:b/>
                <w:color w:val="3A3A3A"/>
              </w:rPr>
            </w:pPr>
            <w:r>
              <w:rPr>
                <w:b/>
                <w:color w:val="3A3A3A"/>
              </w:rPr>
              <w:t>Defect ID</w:t>
            </w:r>
          </w:p>
          <w:p w14:paraId="7B21C5F7" w14:textId="77777777" w:rsidR="00497641" w:rsidRDefault="00497641">
            <w:pPr>
              <w:rPr>
                <w:b/>
                <w:color w:val="3A3A3A"/>
              </w:rPr>
            </w:pPr>
          </w:p>
        </w:tc>
        <w:tc>
          <w:tcPr>
            <w:tcW w:w="6390" w:type="dxa"/>
            <w:tcBorders>
              <w:top w:val="nil"/>
              <w:left w:val="nil"/>
              <w:bottom w:val="nil"/>
              <w:right w:val="nil"/>
            </w:tcBorders>
            <w:shd w:val="clear" w:color="auto" w:fill="F3F3F3"/>
            <w:tcMar>
              <w:top w:w="100" w:type="dxa"/>
              <w:left w:w="100" w:type="dxa"/>
              <w:bottom w:w="100" w:type="dxa"/>
              <w:right w:w="100" w:type="dxa"/>
            </w:tcMar>
          </w:tcPr>
          <w:p w14:paraId="59B49A07" w14:textId="77777777" w:rsidR="00497641" w:rsidRDefault="00497641">
            <w:pPr>
              <w:rPr>
                <w:color w:val="3A3A3A"/>
              </w:rPr>
            </w:pPr>
          </w:p>
          <w:p w14:paraId="0085DDC8" w14:textId="77777777" w:rsidR="00497641" w:rsidRDefault="00000000">
            <w:pPr>
              <w:rPr>
                <w:color w:val="3A3A3A"/>
              </w:rPr>
            </w:pPr>
            <w:r>
              <w:rPr>
                <w:color w:val="3A3A3A"/>
              </w:rPr>
              <w:t>R_020</w:t>
            </w:r>
          </w:p>
        </w:tc>
      </w:tr>
      <w:tr w:rsidR="00497641" w14:paraId="0F9EB554"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6E9793F2" w14:textId="77777777" w:rsidR="00497641" w:rsidRDefault="00497641">
            <w:pPr>
              <w:rPr>
                <w:b/>
                <w:color w:val="3A3A3A"/>
              </w:rPr>
            </w:pPr>
          </w:p>
          <w:p w14:paraId="48139F9D" w14:textId="77777777" w:rsidR="00497641" w:rsidRDefault="00000000">
            <w:pPr>
              <w:rPr>
                <w:color w:val="3A3A3A"/>
              </w:rPr>
            </w:pPr>
            <w:r>
              <w:rPr>
                <w:b/>
                <w:color w:val="3A3A3A"/>
              </w:rPr>
              <w:t>Defect Title</w:t>
            </w:r>
          </w:p>
        </w:tc>
        <w:tc>
          <w:tcPr>
            <w:tcW w:w="6390" w:type="dxa"/>
            <w:tcBorders>
              <w:top w:val="single" w:sz="5" w:space="0" w:color="DDDDDD"/>
              <w:left w:val="nil"/>
              <w:bottom w:val="nil"/>
              <w:right w:val="nil"/>
            </w:tcBorders>
            <w:tcMar>
              <w:top w:w="100" w:type="dxa"/>
              <w:left w:w="100" w:type="dxa"/>
              <w:bottom w:w="100" w:type="dxa"/>
              <w:right w:w="100" w:type="dxa"/>
            </w:tcMar>
          </w:tcPr>
          <w:p w14:paraId="33DF3376" w14:textId="77777777" w:rsidR="00497641" w:rsidRDefault="00497641">
            <w:pPr>
              <w:rPr>
                <w:color w:val="3A3A3A"/>
              </w:rPr>
            </w:pPr>
          </w:p>
          <w:p w14:paraId="14C5FF26" w14:textId="77777777" w:rsidR="00497641" w:rsidRDefault="00000000">
            <w:pPr>
              <w:rPr>
                <w:color w:val="3A3A3A"/>
              </w:rPr>
            </w:pPr>
            <w:r>
              <w:rPr>
                <w:color w:val="3A3A3A"/>
              </w:rPr>
              <w:t>The review not showing on the product page.</w:t>
            </w:r>
          </w:p>
          <w:p w14:paraId="0ADA2103" w14:textId="77777777" w:rsidR="00497641" w:rsidRDefault="00497641">
            <w:pPr>
              <w:rPr>
                <w:color w:val="3A3A3A"/>
              </w:rPr>
            </w:pPr>
          </w:p>
          <w:p w14:paraId="6D311926" w14:textId="77777777" w:rsidR="00497641" w:rsidRDefault="00497641">
            <w:pPr>
              <w:rPr>
                <w:color w:val="3A3A3A"/>
              </w:rPr>
            </w:pPr>
          </w:p>
        </w:tc>
      </w:tr>
      <w:tr w:rsidR="00497641" w14:paraId="7BF3310F"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569F07FE" w14:textId="77777777" w:rsidR="00497641" w:rsidRDefault="00497641">
            <w:pPr>
              <w:rPr>
                <w:b/>
                <w:color w:val="3A3A3A"/>
              </w:rPr>
            </w:pPr>
          </w:p>
          <w:p w14:paraId="2E02891F" w14:textId="77777777" w:rsidR="00497641" w:rsidRDefault="00000000">
            <w:pPr>
              <w:rPr>
                <w:b/>
                <w:color w:val="3A3A3A"/>
              </w:rPr>
            </w:pPr>
            <w:r>
              <w:rPr>
                <w:b/>
                <w:color w:val="3A3A3A"/>
              </w:rPr>
              <w:t>Module affected</w:t>
            </w:r>
          </w:p>
          <w:p w14:paraId="325328AE"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3B4C5A73" w14:textId="77777777" w:rsidR="00497641" w:rsidRDefault="00497641">
            <w:pPr>
              <w:rPr>
                <w:color w:val="3A3A3A"/>
              </w:rPr>
            </w:pPr>
          </w:p>
          <w:p w14:paraId="7B36D34D" w14:textId="77777777" w:rsidR="00497641" w:rsidRDefault="00000000">
            <w:pPr>
              <w:rPr>
                <w:color w:val="3A3A3A"/>
              </w:rPr>
            </w:pPr>
            <w:r>
              <w:rPr>
                <w:color w:val="3A3A3A"/>
              </w:rPr>
              <w:t>Product Image/ Review Section</w:t>
            </w:r>
          </w:p>
          <w:p w14:paraId="015535E6" w14:textId="77777777" w:rsidR="00497641" w:rsidRDefault="00497641">
            <w:pPr>
              <w:rPr>
                <w:color w:val="3A3A3A"/>
              </w:rPr>
            </w:pPr>
          </w:p>
          <w:p w14:paraId="3D017506" w14:textId="77777777" w:rsidR="00497641" w:rsidRDefault="00497641">
            <w:pPr>
              <w:rPr>
                <w:color w:val="3A3A3A"/>
              </w:rPr>
            </w:pPr>
          </w:p>
        </w:tc>
      </w:tr>
      <w:tr w:rsidR="00497641" w14:paraId="77587F6C"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3BADF580" w14:textId="77777777" w:rsidR="00497641" w:rsidRDefault="00497641">
            <w:pPr>
              <w:rPr>
                <w:b/>
                <w:color w:val="3A3A3A"/>
              </w:rPr>
            </w:pPr>
          </w:p>
          <w:p w14:paraId="1BAFFC74" w14:textId="77777777" w:rsidR="00497641" w:rsidRDefault="00000000">
            <w:pPr>
              <w:rPr>
                <w:b/>
                <w:color w:val="3A3A3A"/>
              </w:rPr>
            </w:pPr>
            <w:r>
              <w:rPr>
                <w:b/>
                <w:color w:val="3A3A3A"/>
              </w:rPr>
              <w:t>Reporter</w:t>
            </w:r>
          </w:p>
        </w:tc>
        <w:tc>
          <w:tcPr>
            <w:tcW w:w="6390" w:type="dxa"/>
            <w:tcBorders>
              <w:top w:val="single" w:sz="5" w:space="0" w:color="DDDDDD"/>
              <w:left w:val="nil"/>
              <w:bottom w:val="nil"/>
              <w:right w:val="nil"/>
            </w:tcBorders>
            <w:tcMar>
              <w:top w:w="100" w:type="dxa"/>
              <w:left w:w="100" w:type="dxa"/>
              <w:bottom w:w="100" w:type="dxa"/>
              <w:right w:w="100" w:type="dxa"/>
            </w:tcMar>
          </w:tcPr>
          <w:p w14:paraId="4974B685" w14:textId="77777777" w:rsidR="00497641" w:rsidRDefault="00497641">
            <w:pPr>
              <w:rPr>
                <w:color w:val="3A3A3A"/>
              </w:rPr>
            </w:pPr>
          </w:p>
          <w:p w14:paraId="1D8AF7FE" w14:textId="77777777" w:rsidR="00497641" w:rsidRDefault="00000000">
            <w:pPr>
              <w:rPr>
                <w:color w:val="3A3A3A"/>
              </w:rPr>
            </w:pPr>
            <w:r>
              <w:rPr>
                <w:color w:val="3A3A3A"/>
              </w:rPr>
              <w:t>Swastika Thapa</w:t>
            </w:r>
          </w:p>
        </w:tc>
      </w:tr>
      <w:tr w:rsidR="00497641" w14:paraId="6E8F01C1"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191D3C43" w14:textId="77777777" w:rsidR="00497641" w:rsidRDefault="00497641">
            <w:pPr>
              <w:rPr>
                <w:b/>
                <w:color w:val="3A3A3A"/>
              </w:rPr>
            </w:pPr>
          </w:p>
          <w:p w14:paraId="119D8AB8" w14:textId="77777777" w:rsidR="00497641" w:rsidRDefault="00000000">
            <w:pPr>
              <w:rPr>
                <w:b/>
                <w:color w:val="3A3A3A"/>
              </w:rPr>
            </w:pPr>
            <w:r>
              <w:rPr>
                <w:b/>
                <w:color w:val="3A3A3A"/>
              </w:rPr>
              <w:t>Reported on</w:t>
            </w:r>
          </w:p>
          <w:p w14:paraId="63DF670B"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0C8105AA" w14:textId="77777777" w:rsidR="00497641" w:rsidRDefault="00497641">
            <w:pPr>
              <w:rPr>
                <w:color w:val="3A3A3A"/>
              </w:rPr>
            </w:pPr>
          </w:p>
          <w:p w14:paraId="4CC2F71D" w14:textId="77777777" w:rsidR="00497641" w:rsidRDefault="00000000">
            <w:pPr>
              <w:rPr>
                <w:color w:val="3A3A3A"/>
              </w:rPr>
            </w:pPr>
            <w:r>
              <w:rPr>
                <w:color w:val="3A3A3A"/>
              </w:rPr>
              <w:t>26-05-2024</w:t>
            </w:r>
          </w:p>
        </w:tc>
      </w:tr>
      <w:tr w:rsidR="00497641" w14:paraId="42205F93"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7F432A5E" w14:textId="77777777" w:rsidR="00497641" w:rsidRDefault="00497641">
            <w:pPr>
              <w:rPr>
                <w:b/>
                <w:color w:val="3A3A3A"/>
              </w:rPr>
            </w:pPr>
          </w:p>
          <w:p w14:paraId="4EBD4FA9" w14:textId="77777777" w:rsidR="00497641" w:rsidRDefault="00000000">
            <w:pPr>
              <w:rPr>
                <w:b/>
                <w:color w:val="3A3A3A"/>
              </w:rPr>
            </w:pPr>
            <w:r>
              <w:rPr>
                <w:b/>
                <w:color w:val="3A3A3A"/>
              </w:rPr>
              <w:t>Status</w:t>
            </w:r>
          </w:p>
          <w:p w14:paraId="4FA5D571"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27FA4218" w14:textId="77777777" w:rsidR="00497641" w:rsidRDefault="00497641">
            <w:pPr>
              <w:rPr>
                <w:color w:val="3A3A3A"/>
              </w:rPr>
            </w:pPr>
          </w:p>
          <w:p w14:paraId="46C657BA" w14:textId="77777777" w:rsidR="00497641" w:rsidRDefault="00000000">
            <w:pPr>
              <w:rPr>
                <w:color w:val="3A3A3A"/>
              </w:rPr>
            </w:pPr>
            <w:r>
              <w:rPr>
                <w:color w:val="3A3A3A"/>
              </w:rPr>
              <w:t>New</w:t>
            </w:r>
          </w:p>
        </w:tc>
      </w:tr>
      <w:tr w:rsidR="00497641" w14:paraId="15CA0DEC"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6EFF5E8B" w14:textId="77777777" w:rsidR="00497641" w:rsidRDefault="00497641">
            <w:pPr>
              <w:rPr>
                <w:b/>
                <w:color w:val="3A3A3A"/>
              </w:rPr>
            </w:pPr>
          </w:p>
          <w:p w14:paraId="55DAFA06" w14:textId="77777777" w:rsidR="00497641" w:rsidRDefault="00000000">
            <w:pPr>
              <w:rPr>
                <w:b/>
                <w:color w:val="3A3A3A"/>
              </w:rPr>
            </w:pPr>
            <w:r>
              <w:rPr>
                <w:b/>
                <w:color w:val="3A3A3A"/>
              </w:rPr>
              <w:t>Assigned To</w:t>
            </w:r>
          </w:p>
          <w:p w14:paraId="4CB69803"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13F29125" w14:textId="77777777" w:rsidR="00497641" w:rsidRDefault="00497641">
            <w:pPr>
              <w:rPr>
                <w:color w:val="3A3A3A"/>
              </w:rPr>
            </w:pPr>
          </w:p>
          <w:p w14:paraId="5BB6FB0D" w14:textId="77777777" w:rsidR="00497641" w:rsidRDefault="00000000">
            <w:pPr>
              <w:rPr>
                <w:color w:val="3A3A3A"/>
              </w:rPr>
            </w:pPr>
            <w:r>
              <w:rPr>
                <w:color w:val="3A3A3A"/>
              </w:rPr>
              <w:t>Developer ABC</w:t>
            </w:r>
          </w:p>
        </w:tc>
      </w:tr>
      <w:tr w:rsidR="00497641" w14:paraId="259D7F27" w14:textId="77777777">
        <w:trPr>
          <w:trHeight w:val="1965"/>
        </w:trPr>
        <w:tc>
          <w:tcPr>
            <w:tcW w:w="3075" w:type="dxa"/>
            <w:tcBorders>
              <w:top w:val="single" w:sz="5" w:space="0" w:color="DDDDDD"/>
              <w:left w:val="nil"/>
              <w:bottom w:val="nil"/>
              <w:right w:val="nil"/>
            </w:tcBorders>
            <w:tcMar>
              <w:top w:w="100" w:type="dxa"/>
              <w:left w:w="100" w:type="dxa"/>
              <w:bottom w:w="100" w:type="dxa"/>
              <w:right w:w="100" w:type="dxa"/>
            </w:tcMar>
          </w:tcPr>
          <w:p w14:paraId="0384D54E" w14:textId="77777777" w:rsidR="00497641" w:rsidRDefault="00497641">
            <w:pPr>
              <w:rPr>
                <w:b/>
                <w:color w:val="3A3A3A"/>
              </w:rPr>
            </w:pPr>
          </w:p>
          <w:p w14:paraId="19F7B827" w14:textId="77777777" w:rsidR="00497641" w:rsidRDefault="00497641">
            <w:pPr>
              <w:rPr>
                <w:b/>
                <w:color w:val="3A3A3A"/>
              </w:rPr>
            </w:pPr>
          </w:p>
          <w:p w14:paraId="4F606717" w14:textId="77777777" w:rsidR="00497641" w:rsidRDefault="00000000">
            <w:pPr>
              <w:rPr>
                <w:color w:val="3A3A3A"/>
              </w:rPr>
            </w:pPr>
            <w:r>
              <w:rPr>
                <w:b/>
                <w:color w:val="3A3A3A"/>
              </w:rPr>
              <w:t>Defect Description</w:t>
            </w:r>
          </w:p>
        </w:tc>
        <w:tc>
          <w:tcPr>
            <w:tcW w:w="6390" w:type="dxa"/>
            <w:tcBorders>
              <w:top w:val="single" w:sz="5" w:space="0" w:color="DDDDDD"/>
              <w:left w:val="nil"/>
              <w:bottom w:val="nil"/>
              <w:right w:val="nil"/>
            </w:tcBorders>
            <w:tcMar>
              <w:top w:w="100" w:type="dxa"/>
              <w:left w:w="100" w:type="dxa"/>
              <w:bottom w:w="100" w:type="dxa"/>
              <w:right w:w="100" w:type="dxa"/>
            </w:tcMar>
          </w:tcPr>
          <w:p w14:paraId="405FBCAA" w14:textId="77777777" w:rsidR="00497641" w:rsidRDefault="00497641">
            <w:pPr>
              <w:rPr>
                <w:color w:val="3A3A3A"/>
              </w:rPr>
            </w:pPr>
          </w:p>
          <w:p w14:paraId="33D5A165" w14:textId="77777777" w:rsidR="00497641" w:rsidRDefault="00000000">
            <w:pPr>
              <w:jc w:val="both"/>
              <w:rPr>
                <w:color w:val="3A3A3A"/>
              </w:rPr>
            </w:pPr>
            <w:r>
              <w:rPr>
                <w:color w:val="3A3A3A"/>
              </w:rPr>
              <w:t>The review I submitted for the product isn't showing up on the product page.</w:t>
            </w:r>
          </w:p>
        </w:tc>
      </w:tr>
      <w:tr w:rsidR="00497641" w14:paraId="4F36D706" w14:textId="77777777">
        <w:trPr>
          <w:trHeight w:val="1545"/>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2623BE61" w14:textId="77777777" w:rsidR="00497641" w:rsidRDefault="00497641">
            <w:pPr>
              <w:rPr>
                <w:b/>
                <w:color w:val="3A3A3A"/>
              </w:rPr>
            </w:pPr>
          </w:p>
          <w:p w14:paraId="444B6674" w14:textId="77777777" w:rsidR="00497641" w:rsidRDefault="00000000">
            <w:pPr>
              <w:rPr>
                <w:color w:val="3A3A3A"/>
              </w:rPr>
            </w:pPr>
            <w:r>
              <w:rPr>
                <w:b/>
                <w:color w:val="3A3A3A"/>
              </w:rPr>
              <w:t>Steps to reproduce</w:t>
            </w:r>
          </w:p>
          <w:p w14:paraId="1BA65A77"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57E95767" w14:textId="77777777" w:rsidR="00497641" w:rsidRDefault="00497641">
            <w:pPr>
              <w:ind w:left="720"/>
              <w:rPr>
                <w:color w:val="3A3A3A"/>
              </w:rPr>
            </w:pPr>
          </w:p>
          <w:p w14:paraId="2DCAF1E5" w14:textId="77777777" w:rsidR="00497641" w:rsidRDefault="00000000">
            <w:pPr>
              <w:ind w:left="720"/>
              <w:rPr>
                <w:color w:val="3A3A3A"/>
              </w:rPr>
            </w:pPr>
            <w:r>
              <w:rPr>
                <w:color w:val="3A3A3A"/>
              </w:rPr>
              <w:t>1. Log in to the user account.</w:t>
            </w:r>
          </w:p>
          <w:p w14:paraId="5DAEB21C" w14:textId="77777777" w:rsidR="00497641" w:rsidRDefault="00000000">
            <w:pPr>
              <w:ind w:left="720"/>
              <w:rPr>
                <w:color w:val="3A3A3A"/>
              </w:rPr>
            </w:pPr>
            <w:r>
              <w:rPr>
                <w:color w:val="3A3A3A"/>
              </w:rPr>
              <w:t>2. Navigate to a product page.</w:t>
            </w:r>
          </w:p>
          <w:p w14:paraId="11F3C6CC" w14:textId="77777777" w:rsidR="00497641" w:rsidRDefault="00000000">
            <w:pPr>
              <w:ind w:left="720"/>
              <w:rPr>
                <w:color w:val="3A3A3A"/>
              </w:rPr>
            </w:pPr>
            <w:r>
              <w:rPr>
                <w:color w:val="3A3A3A"/>
              </w:rPr>
              <w:t>3. Select a specific product.</w:t>
            </w:r>
          </w:p>
          <w:p w14:paraId="501E45CB" w14:textId="77777777" w:rsidR="00497641" w:rsidRDefault="00000000">
            <w:pPr>
              <w:ind w:left="720"/>
              <w:rPr>
                <w:color w:val="3A3A3A"/>
              </w:rPr>
            </w:pPr>
            <w:r>
              <w:rPr>
                <w:color w:val="3A3A3A"/>
              </w:rPr>
              <w:t>4. Click the Review option.</w:t>
            </w:r>
          </w:p>
          <w:p w14:paraId="346853BD" w14:textId="77777777" w:rsidR="00497641" w:rsidRDefault="00000000">
            <w:pPr>
              <w:ind w:left="720"/>
              <w:rPr>
                <w:color w:val="3A3A3A"/>
              </w:rPr>
            </w:pPr>
            <w:r>
              <w:rPr>
                <w:color w:val="3A3A3A"/>
              </w:rPr>
              <w:t>5. Write the review.</w:t>
            </w:r>
          </w:p>
          <w:p w14:paraId="21614F15" w14:textId="77777777" w:rsidR="00497641" w:rsidRDefault="00000000">
            <w:pPr>
              <w:ind w:left="720"/>
              <w:rPr>
                <w:color w:val="3A3A3A"/>
              </w:rPr>
            </w:pPr>
            <w:r>
              <w:rPr>
                <w:color w:val="3A3A3A"/>
              </w:rPr>
              <w:t>6. Give a star the rating.</w:t>
            </w:r>
          </w:p>
          <w:p w14:paraId="2D238ECE" w14:textId="77777777" w:rsidR="00497641" w:rsidRDefault="00000000">
            <w:pPr>
              <w:ind w:left="720"/>
              <w:rPr>
                <w:color w:val="3A3A3A"/>
              </w:rPr>
            </w:pPr>
            <w:r>
              <w:rPr>
                <w:color w:val="3A3A3A"/>
              </w:rPr>
              <w:t>7. Click submit review button.</w:t>
            </w:r>
          </w:p>
          <w:p w14:paraId="482A34D3" w14:textId="77777777" w:rsidR="00497641" w:rsidRDefault="00000000">
            <w:pPr>
              <w:ind w:left="720"/>
              <w:rPr>
                <w:color w:val="3A3A3A"/>
              </w:rPr>
            </w:pPr>
            <w:r>
              <w:rPr>
                <w:color w:val="3A3A3A"/>
              </w:rPr>
              <w:t xml:space="preserve">8. Check posted review appears </w:t>
            </w:r>
          </w:p>
          <w:p w14:paraId="16396124" w14:textId="77777777" w:rsidR="00497641" w:rsidRDefault="00000000">
            <w:pPr>
              <w:ind w:left="720"/>
              <w:rPr>
                <w:color w:val="3A3A3A"/>
              </w:rPr>
            </w:pPr>
            <w:r>
              <w:rPr>
                <w:color w:val="3A3A3A"/>
              </w:rPr>
              <w:t>in the product comment box or not.</w:t>
            </w:r>
          </w:p>
          <w:p w14:paraId="3250576E" w14:textId="77777777" w:rsidR="00497641" w:rsidRDefault="00497641">
            <w:pPr>
              <w:ind w:left="720"/>
              <w:rPr>
                <w:color w:val="3A3A3A"/>
              </w:rPr>
            </w:pPr>
          </w:p>
        </w:tc>
      </w:tr>
      <w:tr w:rsidR="00497641" w14:paraId="464D8862"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05E3E6A3" w14:textId="77777777" w:rsidR="00497641" w:rsidRDefault="00497641">
            <w:pPr>
              <w:rPr>
                <w:b/>
                <w:color w:val="3A3A3A"/>
              </w:rPr>
            </w:pPr>
          </w:p>
          <w:p w14:paraId="1313AC72" w14:textId="77777777" w:rsidR="00497641" w:rsidRDefault="00497641">
            <w:pPr>
              <w:rPr>
                <w:b/>
                <w:color w:val="3A3A3A"/>
              </w:rPr>
            </w:pPr>
          </w:p>
          <w:p w14:paraId="74CB51D9" w14:textId="77777777" w:rsidR="00497641" w:rsidRDefault="00000000">
            <w:pPr>
              <w:rPr>
                <w:b/>
                <w:color w:val="3A3A3A"/>
              </w:rPr>
            </w:pPr>
            <w:r>
              <w:rPr>
                <w:b/>
                <w:color w:val="3A3A3A"/>
              </w:rPr>
              <w:t>Expected Result</w:t>
            </w:r>
          </w:p>
          <w:p w14:paraId="370FFA21"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7AFB870C" w14:textId="77777777" w:rsidR="00497641" w:rsidRDefault="00497641">
            <w:pPr>
              <w:rPr>
                <w:color w:val="3A3A3A"/>
              </w:rPr>
            </w:pPr>
          </w:p>
          <w:p w14:paraId="1E78C701" w14:textId="77777777" w:rsidR="00497641" w:rsidRDefault="00497641">
            <w:pPr>
              <w:rPr>
                <w:color w:val="3A3A3A"/>
              </w:rPr>
            </w:pPr>
          </w:p>
          <w:p w14:paraId="1A773DB8" w14:textId="77777777" w:rsidR="00497641" w:rsidRDefault="00000000">
            <w:pPr>
              <w:rPr>
                <w:color w:val="3A3A3A"/>
              </w:rPr>
            </w:pPr>
            <w:r>
              <w:rPr>
                <w:color w:val="3A3A3A"/>
              </w:rPr>
              <w:t xml:space="preserve">After submitting a review, it should displayed on the product page, allowing others to read it. </w:t>
            </w:r>
          </w:p>
          <w:p w14:paraId="6B8772D7" w14:textId="77777777" w:rsidR="00497641" w:rsidRDefault="00497641">
            <w:pPr>
              <w:rPr>
                <w:color w:val="3A3A3A"/>
              </w:rPr>
            </w:pPr>
          </w:p>
        </w:tc>
      </w:tr>
      <w:tr w:rsidR="00497641" w14:paraId="08696E5B"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2775EF32" w14:textId="77777777" w:rsidR="00497641" w:rsidRDefault="00497641">
            <w:pPr>
              <w:rPr>
                <w:b/>
                <w:color w:val="3A3A3A"/>
              </w:rPr>
            </w:pPr>
          </w:p>
          <w:p w14:paraId="7266119A" w14:textId="77777777" w:rsidR="00497641" w:rsidRDefault="00000000">
            <w:pPr>
              <w:rPr>
                <w:color w:val="3A3A3A"/>
              </w:rPr>
            </w:pPr>
            <w:r>
              <w:rPr>
                <w:b/>
                <w:color w:val="3A3A3A"/>
              </w:rPr>
              <w:t>Actual Result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50BE22E0" w14:textId="77777777" w:rsidR="00497641" w:rsidRDefault="00497641">
            <w:pPr>
              <w:rPr>
                <w:color w:val="3A3A3A"/>
              </w:rPr>
            </w:pPr>
          </w:p>
          <w:p w14:paraId="294CD4CD" w14:textId="77777777" w:rsidR="00497641" w:rsidRDefault="00000000">
            <w:pPr>
              <w:rPr>
                <w:color w:val="3A3A3A"/>
              </w:rPr>
            </w:pPr>
            <w:r>
              <w:rPr>
                <w:color w:val="3A3A3A"/>
              </w:rPr>
              <w:t xml:space="preserve">The review I submitted for the product isn't showing up on the </w:t>
            </w:r>
          </w:p>
          <w:p w14:paraId="038C85C2" w14:textId="77777777" w:rsidR="00497641" w:rsidRDefault="00000000">
            <w:pPr>
              <w:rPr>
                <w:color w:val="3A3A3A"/>
              </w:rPr>
            </w:pPr>
            <w:r>
              <w:rPr>
                <w:color w:val="3A3A3A"/>
              </w:rPr>
              <w:t>product page for others to see, although it appears in my review history on my account page.</w:t>
            </w:r>
          </w:p>
          <w:p w14:paraId="40F40951" w14:textId="77777777" w:rsidR="00497641" w:rsidRDefault="00497641">
            <w:pPr>
              <w:rPr>
                <w:color w:val="3A3A3A"/>
              </w:rPr>
            </w:pPr>
          </w:p>
          <w:p w14:paraId="6D1637D9" w14:textId="77777777" w:rsidR="00497641" w:rsidRDefault="00497641">
            <w:pPr>
              <w:rPr>
                <w:color w:val="3A3A3A"/>
              </w:rPr>
            </w:pPr>
          </w:p>
        </w:tc>
      </w:tr>
      <w:tr w:rsidR="00497641" w14:paraId="388742C9" w14:textId="77777777">
        <w:trPr>
          <w:trHeight w:val="3225"/>
        </w:trPr>
        <w:tc>
          <w:tcPr>
            <w:tcW w:w="3075" w:type="dxa"/>
            <w:tcBorders>
              <w:top w:val="single" w:sz="5" w:space="0" w:color="DDDDDD"/>
              <w:left w:val="nil"/>
              <w:bottom w:val="nil"/>
              <w:right w:val="nil"/>
            </w:tcBorders>
            <w:tcMar>
              <w:top w:w="100" w:type="dxa"/>
              <w:left w:w="100" w:type="dxa"/>
              <w:bottom w:w="100" w:type="dxa"/>
              <w:right w:w="100" w:type="dxa"/>
            </w:tcMar>
          </w:tcPr>
          <w:p w14:paraId="4FBB4989" w14:textId="54435117" w:rsidR="00497641" w:rsidRDefault="00C86C31">
            <w:pPr>
              <w:rPr>
                <w:b/>
                <w:color w:val="3A3A3A"/>
              </w:rPr>
            </w:pPr>
            <w:r>
              <w:rPr>
                <w:b/>
                <w:noProof/>
                <w:color w:val="3A3A3A"/>
              </w:rPr>
              <mc:AlternateContent>
                <mc:Choice Requires="wps">
                  <w:drawing>
                    <wp:anchor distT="0" distB="0" distL="114300" distR="114300" simplePos="0" relativeHeight="251704320" behindDoc="0" locked="0" layoutInCell="1" allowOverlap="1" wp14:anchorId="358AB8E5" wp14:editId="21FC671A">
                      <wp:simplePos x="0" y="0"/>
                      <wp:positionH relativeFrom="column">
                        <wp:posOffset>1770495</wp:posOffset>
                      </wp:positionH>
                      <wp:positionV relativeFrom="paragraph">
                        <wp:posOffset>169949</wp:posOffset>
                      </wp:positionV>
                      <wp:extent cx="4184073" cy="1440873"/>
                      <wp:effectExtent l="57150" t="19050" r="83185" b="102235"/>
                      <wp:wrapNone/>
                      <wp:docPr id="1195360385" name="Rectangle 30"/>
                      <wp:cNvGraphicFramePr/>
                      <a:graphic xmlns:a="http://schemas.openxmlformats.org/drawingml/2006/main">
                        <a:graphicData uri="http://schemas.microsoft.com/office/word/2010/wordprocessingShape">
                          <wps:wsp>
                            <wps:cNvSpPr/>
                            <wps:spPr>
                              <a:xfrm>
                                <a:off x="0" y="0"/>
                                <a:ext cx="4184073" cy="1440873"/>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14D8F" id="Rectangle 30" o:spid="_x0000_s1026" style="position:absolute;margin-left:139.4pt;margin-top:13.4pt;width:329.45pt;height:113.4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" filled="f" strokecolor="red">
                      <v:shadow on="t" color="black" opacity="22937f" origin=",.5" offset="0,.63889mm"/>
                    </v:rect>
                  </w:pict>
                </mc:Fallback>
              </mc:AlternateContent>
            </w:r>
          </w:p>
          <w:p w14:paraId="5F00FA9D" w14:textId="173A8B78" w:rsidR="00497641" w:rsidRDefault="00C86C31">
            <w:pPr>
              <w:rPr>
                <w:color w:val="3A3A3A"/>
              </w:rPr>
            </w:pPr>
            <w:r>
              <w:rPr>
                <w:b/>
                <w:noProof/>
                <w:color w:val="3A3A3A"/>
              </w:rPr>
              <mc:AlternateContent>
                <mc:Choice Requires="wps">
                  <w:drawing>
                    <wp:anchor distT="0" distB="0" distL="114300" distR="114300" simplePos="0" relativeHeight="251705344" behindDoc="0" locked="0" layoutInCell="1" allowOverlap="1" wp14:anchorId="3C052886" wp14:editId="19384885">
                      <wp:simplePos x="0" y="0"/>
                      <wp:positionH relativeFrom="column">
                        <wp:posOffset>1043132</wp:posOffset>
                      </wp:positionH>
                      <wp:positionV relativeFrom="paragraph">
                        <wp:posOffset>761019</wp:posOffset>
                      </wp:positionV>
                      <wp:extent cx="729095" cy="0"/>
                      <wp:effectExtent l="38100" t="76200" r="33020" b="133350"/>
                      <wp:wrapNone/>
                      <wp:docPr id="2018754407" name="Straight Arrow Connector 31"/>
                      <wp:cNvGraphicFramePr/>
                      <a:graphic xmlns:a="http://schemas.openxmlformats.org/drawingml/2006/main">
                        <a:graphicData uri="http://schemas.microsoft.com/office/word/2010/wordprocessingShape">
                          <wps:wsp>
                            <wps:cNvCnPr/>
                            <wps:spPr>
                              <a:xfrm>
                                <a:off x="0" y="0"/>
                                <a:ext cx="729095" cy="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8DF5421" id="Straight Arrow Connector 31" o:spid="_x0000_s1026" type="#_x0000_t32" style="position:absolute;margin-left:82.15pt;margin-top:59.9pt;width:57.4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" strokecolor="red" strokeweight="2pt">
                      <v:stroke endarrow="block"/>
                      <v:shadow on="t" color="black" opacity="24903f" origin=",.5" offset="0,.55556mm"/>
                    </v:shape>
                  </w:pict>
                </mc:Fallback>
              </mc:AlternateContent>
            </w:r>
            <w:r w:rsidR="00000000">
              <w:rPr>
                <w:b/>
                <w:color w:val="3A3A3A"/>
              </w:rPr>
              <w:t>Evidence/attachment</w:t>
            </w:r>
          </w:p>
        </w:tc>
        <w:tc>
          <w:tcPr>
            <w:tcW w:w="6390" w:type="dxa"/>
            <w:tcBorders>
              <w:top w:val="single" w:sz="5" w:space="0" w:color="DDDDDD"/>
              <w:left w:val="nil"/>
              <w:bottom w:val="nil"/>
              <w:right w:val="nil"/>
            </w:tcBorders>
            <w:tcMar>
              <w:top w:w="100" w:type="dxa"/>
              <w:left w:w="100" w:type="dxa"/>
              <w:bottom w:w="100" w:type="dxa"/>
              <w:right w:w="100" w:type="dxa"/>
            </w:tcMar>
          </w:tcPr>
          <w:p w14:paraId="439B3DD0" w14:textId="77777777" w:rsidR="00497641" w:rsidRDefault="00000000">
            <w:pPr>
              <w:rPr>
                <w:color w:val="3A3A3A"/>
              </w:rPr>
            </w:pPr>
            <w:r>
              <w:rPr>
                <w:color w:val="3A3A3A"/>
              </w:rPr>
              <w:t xml:space="preserve">SS: </w:t>
            </w:r>
          </w:p>
          <w:p w14:paraId="359F3A2B" w14:textId="77777777" w:rsidR="00497641" w:rsidRDefault="00000000">
            <w:pPr>
              <w:rPr>
                <w:color w:val="3A3A3A"/>
              </w:rPr>
            </w:pPr>
            <w:r>
              <w:rPr>
                <w:noProof/>
                <w:color w:val="3A3A3A"/>
              </w:rPr>
              <w:drawing>
                <wp:inline distT="114300" distB="114300" distL="114300" distR="114300" wp14:anchorId="4841724D" wp14:editId="11CAD981">
                  <wp:extent cx="3924300" cy="12192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3924300" cy="1219200"/>
                          </a:xfrm>
                          <a:prstGeom prst="rect">
                            <a:avLst/>
                          </a:prstGeom>
                          <a:ln/>
                        </pic:spPr>
                      </pic:pic>
                    </a:graphicData>
                  </a:graphic>
                </wp:inline>
              </w:drawing>
            </w:r>
          </w:p>
        </w:tc>
      </w:tr>
      <w:tr w:rsidR="00497641" w14:paraId="021B8935"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3819F794" w14:textId="77777777" w:rsidR="00497641" w:rsidRDefault="00497641">
            <w:pPr>
              <w:rPr>
                <w:b/>
                <w:color w:val="3A3A3A"/>
              </w:rPr>
            </w:pPr>
          </w:p>
          <w:p w14:paraId="573BCB72" w14:textId="77777777" w:rsidR="00497641" w:rsidRDefault="00000000">
            <w:pPr>
              <w:rPr>
                <w:b/>
                <w:color w:val="3A3A3A"/>
              </w:rPr>
            </w:pPr>
            <w:r>
              <w:rPr>
                <w:b/>
                <w:color w:val="3A3A3A"/>
              </w:rPr>
              <w:t>Severity</w:t>
            </w:r>
          </w:p>
          <w:p w14:paraId="2BF8B6B9"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7F8696AB" w14:textId="77777777" w:rsidR="00497641" w:rsidRDefault="00497641">
            <w:pPr>
              <w:rPr>
                <w:color w:val="3A3A3A"/>
              </w:rPr>
            </w:pPr>
          </w:p>
          <w:p w14:paraId="694F188D" w14:textId="77777777" w:rsidR="00497641" w:rsidRDefault="00000000">
            <w:pPr>
              <w:rPr>
                <w:color w:val="3A3A3A"/>
              </w:rPr>
            </w:pPr>
            <w:r>
              <w:rPr>
                <w:color w:val="3A3A3A"/>
              </w:rPr>
              <w:t>Medium</w:t>
            </w:r>
          </w:p>
          <w:p w14:paraId="1A6DD1EF" w14:textId="77777777" w:rsidR="00497641" w:rsidRDefault="00497641">
            <w:pPr>
              <w:rPr>
                <w:color w:val="3A3A3A"/>
              </w:rPr>
            </w:pPr>
          </w:p>
        </w:tc>
      </w:tr>
      <w:tr w:rsidR="00497641" w14:paraId="3C42583B" w14:textId="77777777">
        <w:trPr>
          <w:trHeight w:val="770"/>
        </w:trPr>
        <w:tc>
          <w:tcPr>
            <w:tcW w:w="3075" w:type="dxa"/>
            <w:tcBorders>
              <w:top w:val="single" w:sz="5" w:space="0" w:color="DDDDDD"/>
              <w:left w:val="nil"/>
              <w:bottom w:val="nil"/>
              <w:right w:val="nil"/>
            </w:tcBorders>
            <w:tcMar>
              <w:top w:w="100" w:type="dxa"/>
              <w:left w:w="100" w:type="dxa"/>
              <w:bottom w:w="100" w:type="dxa"/>
              <w:right w:w="100" w:type="dxa"/>
            </w:tcMar>
          </w:tcPr>
          <w:p w14:paraId="756B5F63" w14:textId="77777777" w:rsidR="00497641" w:rsidRDefault="00497641">
            <w:pPr>
              <w:rPr>
                <w:b/>
                <w:color w:val="3A3A3A"/>
              </w:rPr>
            </w:pPr>
          </w:p>
          <w:p w14:paraId="33374E75" w14:textId="77777777" w:rsidR="00497641" w:rsidRDefault="00000000">
            <w:pPr>
              <w:rPr>
                <w:b/>
                <w:color w:val="3A3A3A"/>
              </w:rPr>
            </w:pPr>
            <w:r>
              <w:rPr>
                <w:b/>
                <w:color w:val="3A3A3A"/>
              </w:rPr>
              <w:t>Priority</w:t>
            </w:r>
          </w:p>
          <w:p w14:paraId="6BC9A1DD"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31538071" w14:textId="77777777" w:rsidR="00497641" w:rsidRDefault="00497641">
            <w:pPr>
              <w:rPr>
                <w:color w:val="3A3A3A"/>
              </w:rPr>
            </w:pPr>
          </w:p>
          <w:p w14:paraId="6B732AEB" w14:textId="77777777" w:rsidR="00497641" w:rsidRDefault="00000000">
            <w:pPr>
              <w:rPr>
                <w:color w:val="3A3A3A"/>
              </w:rPr>
            </w:pPr>
            <w:r>
              <w:rPr>
                <w:color w:val="3A3A3A"/>
              </w:rPr>
              <w:t>High</w:t>
            </w:r>
          </w:p>
        </w:tc>
      </w:tr>
      <w:tr w:rsidR="00497641" w14:paraId="7C31D8AD"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583FA7C6" w14:textId="77777777" w:rsidR="00497641" w:rsidRDefault="00000000">
            <w:pPr>
              <w:rPr>
                <w:color w:val="3A3A3A"/>
              </w:rPr>
            </w:pPr>
            <w:r>
              <w:rPr>
                <w:b/>
                <w:color w:val="3A3A3A"/>
              </w:rPr>
              <w:t>Environment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1D1436B1" w14:textId="77777777" w:rsidR="00497641" w:rsidRDefault="00000000">
            <w:pPr>
              <w:rPr>
                <w:color w:val="3A3A3A"/>
              </w:rPr>
            </w:pPr>
            <w:r>
              <w:rPr>
                <w:color w:val="3A3A3A"/>
              </w:rPr>
              <w:t>OS: Windows (x86) 11</w:t>
            </w:r>
          </w:p>
          <w:p w14:paraId="2B82DD06" w14:textId="77777777" w:rsidR="00497641" w:rsidRDefault="00000000">
            <w:pPr>
              <w:rPr>
                <w:color w:val="3A3A3A"/>
              </w:rPr>
            </w:pPr>
            <w:r>
              <w:rPr>
                <w:color w:val="3A3A3A"/>
              </w:rPr>
              <w:t>Browser: Chrome 124.0.6367.208</w:t>
            </w:r>
          </w:p>
          <w:p w14:paraId="5665F5E9" w14:textId="77777777" w:rsidR="00497641" w:rsidRDefault="00000000">
            <w:pPr>
              <w:rPr>
                <w:color w:val="3A3A3A"/>
              </w:rPr>
            </w:pPr>
            <w:r>
              <w:rPr>
                <w:color w:val="3A3A3A"/>
              </w:rPr>
              <w:t>Window size: 1536x730</w:t>
            </w:r>
          </w:p>
          <w:p w14:paraId="2097D778" w14:textId="77777777" w:rsidR="00497641" w:rsidRDefault="00000000">
            <w:pPr>
              <w:rPr>
                <w:color w:val="3A3A3A"/>
              </w:rPr>
            </w:pPr>
            <w:r>
              <w:rPr>
                <w:color w:val="3A3A3A"/>
              </w:rPr>
              <w:t>Device: HP Laptop</w:t>
            </w:r>
          </w:p>
        </w:tc>
      </w:tr>
    </w:tbl>
    <w:p w14:paraId="1766FE86" w14:textId="77777777" w:rsidR="0080228D" w:rsidRDefault="0080228D">
      <w:pPr>
        <w:rPr>
          <w:b/>
          <w:color w:val="38761D"/>
          <w:sz w:val="26"/>
          <w:szCs w:val="26"/>
          <w:u w:val="single"/>
        </w:rPr>
      </w:pPr>
    </w:p>
    <w:p w14:paraId="3E14DCF5" w14:textId="1F42CE4A" w:rsidR="0080228D" w:rsidRDefault="00C86C31">
      <w:pPr>
        <w:rPr>
          <w:b/>
          <w:color w:val="38761D"/>
          <w:sz w:val="26"/>
          <w:szCs w:val="26"/>
          <w:u w:val="single"/>
        </w:rPr>
      </w:pPr>
      <w:r>
        <w:rPr>
          <w:b/>
          <w:noProof/>
          <w:color w:val="38761D"/>
          <w:sz w:val="26"/>
          <w:szCs w:val="26"/>
          <w:u w:val="single"/>
        </w:rPr>
        <mc:AlternateContent>
          <mc:Choice Requires="wps">
            <w:drawing>
              <wp:anchor distT="0" distB="0" distL="114300" distR="114300" simplePos="0" relativeHeight="251707392" behindDoc="0" locked="0" layoutInCell="1" allowOverlap="1" wp14:anchorId="60F0BAA8" wp14:editId="0E35ADB4">
                <wp:simplePos x="0" y="0"/>
                <wp:positionH relativeFrom="column">
                  <wp:posOffset>0</wp:posOffset>
                </wp:positionH>
                <wp:positionV relativeFrom="paragraph">
                  <wp:posOffset>38100</wp:posOffset>
                </wp:positionV>
                <wp:extent cx="5985163" cy="0"/>
                <wp:effectExtent l="38100" t="38100" r="73025" b="95250"/>
                <wp:wrapNone/>
                <wp:docPr id="696185954" name="Straight Connector 21"/>
                <wp:cNvGraphicFramePr/>
                <a:graphic xmlns:a="http://schemas.openxmlformats.org/drawingml/2006/main">
                  <a:graphicData uri="http://schemas.microsoft.com/office/word/2010/wordprocessingShape">
                    <wps:wsp>
                      <wps:cNvCnPr/>
                      <wps:spPr>
                        <a:xfrm>
                          <a:off x="0" y="0"/>
                          <a:ext cx="598516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9513CD" id="Straight Connector 21"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0,3pt" to="471.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" strokecolor="#4f81bd [3204]" strokeweight="2pt">
                <v:shadow on="t" color="black" opacity="24903f" origin=",.5" offset="0,.55556mm"/>
              </v:line>
            </w:pict>
          </mc:Fallback>
        </mc:AlternateContent>
      </w:r>
    </w:p>
    <w:p w14:paraId="1F526CFF" w14:textId="5912AEB8" w:rsidR="00497641" w:rsidRDefault="00000000">
      <w:pPr>
        <w:rPr>
          <w:b/>
          <w:color w:val="38761D"/>
          <w:sz w:val="26"/>
          <w:szCs w:val="26"/>
          <w:u w:val="single"/>
        </w:rPr>
      </w:pPr>
      <w:r>
        <w:rPr>
          <w:b/>
          <w:color w:val="38761D"/>
          <w:sz w:val="26"/>
          <w:szCs w:val="26"/>
          <w:u w:val="single"/>
        </w:rPr>
        <w:t>Report: 1</w:t>
      </w:r>
      <w:r w:rsidR="001628F9">
        <w:rPr>
          <w:b/>
          <w:color w:val="38761D"/>
          <w:sz w:val="26"/>
          <w:szCs w:val="26"/>
          <w:u w:val="single"/>
        </w:rPr>
        <w:t>9</w:t>
      </w:r>
    </w:p>
    <w:p w14:paraId="382C27C3" w14:textId="77777777" w:rsidR="00497641" w:rsidRDefault="00497641"/>
    <w:p w14:paraId="10FE355D" w14:textId="77777777" w:rsidR="00497641" w:rsidRDefault="00000000">
      <w:pPr>
        <w:rPr>
          <w:b/>
        </w:rPr>
      </w:pPr>
      <w:r>
        <w:rPr>
          <w:b/>
        </w:rPr>
        <w:t>Component / Module: Product Section/ Wishlist Page</w:t>
      </w:r>
    </w:p>
    <w:p w14:paraId="0351FC3E" w14:textId="77777777" w:rsidR="00497641" w:rsidRDefault="00000000">
      <w:pPr>
        <w:rPr>
          <w:b/>
        </w:rPr>
      </w:pPr>
      <w:r>
        <w:rPr>
          <w:b/>
        </w:rPr>
        <w:t xml:space="preserve">Reporter: </w:t>
      </w:r>
      <w:r>
        <w:rPr>
          <w:b/>
        </w:rPr>
        <w:tab/>
      </w:r>
      <w:r>
        <w:rPr>
          <w:b/>
        </w:rPr>
        <w:tab/>
        <w:t>Swastika Thapa</w:t>
      </w:r>
    </w:p>
    <w:p w14:paraId="7B4686A0" w14:textId="77777777" w:rsidR="00497641" w:rsidRDefault="00000000">
      <w:pPr>
        <w:rPr>
          <w:b/>
        </w:rPr>
      </w:pPr>
      <w:r>
        <w:rPr>
          <w:b/>
        </w:rPr>
        <w:t xml:space="preserve">Date: </w:t>
      </w:r>
      <w:r>
        <w:rPr>
          <w:b/>
        </w:rPr>
        <w:tab/>
      </w:r>
      <w:r>
        <w:rPr>
          <w:b/>
        </w:rPr>
        <w:tab/>
      </w:r>
      <w:r>
        <w:rPr>
          <w:b/>
        </w:rPr>
        <w:tab/>
        <w:t>26-05-2024</w:t>
      </w:r>
    </w:p>
    <w:p w14:paraId="5BA7997E" w14:textId="1EBA6EE5" w:rsidR="00497641" w:rsidRDefault="00000000">
      <w:pPr>
        <w:rPr>
          <w:b/>
        </w:rPr>
      </w:pPr>
      <w:r>
        <w:rPr>
          <w:b/>
        </w:rPr>
        <w:t>Reviewer:</w:t>
      </w:r>
      <w:r>
        <w:rPr>
          <w:b/>
        </w:rPr>
        <w:tab/>
      </w:r>
      <w:r>
        <w:rPr>
          <w:b/>
        </w:rPr>
        <w:tab/>
      </w:r>
      <w:r w:rsidR="0080228D">
        <w:rPr>
          <w:b/>
        </w:rPr>
        <w:t>Paramananda</w:t>
      </w:r>
      <w:r>
        <w:rPr>
          <w:b/>
        </w:rPr>
        <w:t xml:space="preserve"> Lal Karn</w:t>
      </w:r>
    </w:p>
    <w:p w14:paraId="47B860CC" w14:textId="77777777" w:rsidR="00497641" w:rsidRDefault="00497641"/>
    <w:p w14:paraId="07664CC7" w14:textId="77777777" w:rsidR="00497641" w:rsidRDefault="00497641"/>
    <w:p w14:paraId="7A9C1986" w14:textId="77777777" w:rsidR="00497641" w:rsidRDefault="00497641"/>
    <w:tbl>
      <w:tblPr>
        <w:tblStyle w:val="af0"/>
        <w:tblW w:w="946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3075"/>
        <w:gridCol w:w="6390"/>
      </w:tblGrid>
      <w:tr w:rsidR="00497641" w14:paraId="24F0D37F" w14:textId="77777777">
        <w:trPr>
          <w:trHeight w:val="992"/>
        </w:trPr>
        <w:tc>
          <w:tcPr>
            <w:tcW w:w="3075" w:type="dxa"/>
            <w:tcBorders>
              <w:top w:val="nil"/>
              <w:left w:val="nil"/>
              <w:bottom w:val="nil"/>
              <w:right w:val="nil"/>
            </w:tcBorders>
            <w:shd w:val="clear" w:color="auto" w:fill="F3F3F3"/>
            <w:tcMar>
              <w:top w:w="100" w:type="dxa"/>
              <w:left w:w="100" w:type="dxa"/>
              <w:bottom w:w="100" w:type="dxa"/>
              <w:right w:w="100" w:type="dxa"/>
            </w:tcMar>
          </w:tcPr>
          <w:p w14:paraId="518C2277" w14:textId="77777777" w:rsidR="00497641" w:rsidRDefault="00497641">
            <w:pPr>
              <w:rPr>
                <w:b/>
                <w:color w:val="3A3A3A"/>
              </w:rPr>
            </w:pPr>
          </w:p>
          <w:p w14:paraId="08130195" w14:textId="77777777" w:rsidR="00497641" w:rsidRDefault="00000000">
            <w:pPr>
              <w:rPr>
                <w:b/>
                <w:color w:val="3A3A3A"/>
              </w:rPr>
            </w:pPr>
            <w:r>
              <w:rPr>
                <w:b/>
                <w:color w:val="3A3A3A"/>
              </w:rPr>
              <w:t>Defect ID</w:t>
            </w:r>
          </w:p>
          <w:p w14:paraId="5C305624" w14:textId="77777777" w:rsidR="00497641" w:rsidRDefault="00497641">
            <w:pPr>
              <w:rPr>
                <w:b/>
                <w:color w:val="3A3A3A"/>
              </w:rPr>
            </w:pPr>
          </w:p>
        </w:tc>
        <w:tc>
          <w:tcPr>
            <w:tcW w:w="6390" w:type="dxa"/>
            <w:tcBorders>
              <w:top w:val="nil"/>
              <w:left w:val="nil"/>
              <w:bottom w:val="nil"/>
              <w:right w:val="nil"/>
            </w:tcBorders>
            <w:shd w:val="clear" w:color="auto" w:fill="F3F3F3"/>
            <w:tcMar>
              <w:top w:w="100" w:type="dxa"/>
              <w:left w:w="100" w:type="dxa"/>
              <w:bottom w:w="100" w:type="dxa"/>
              <w:right w:w="100" w:type="dxa"/>
            </w:tcMar>
          </w:tcPr>
          <w:p w14:paraId="456598F1" w14:textId="77777777" w:rsidR="00497641" w:rsidRDefault="00497641">
            <w:pPr>
              <w:rPr>
                <w:color w:val="3A3A3A"/>
              </w:rPr>
            </w:pPr>
          </w:p>
          <w:p w14:paraId="65A924AC" w14:textId="77777777" w:rsidR="00497641" w:rsidRDefault="00000000">
            <w:pPr>
              <w:rPr>
                <w:color w:val="3A3A3A"/>
              </w:rPr>
            </w:pPr>
            <w:r>
              <w:rPr>
                <w:color w:val="3A3A3A"/>
              </w:rPr>
              <w:t>W_102</w:t>
            </w:r>
          </w:p>
        </w:tc>
      </w:tr>
      <w:tr w:rsidR="00497641" w14:paraId="1E369300"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45EE7006" w14:textId="77777777" w:rsidR="00497641" w:rsidRDefault="00497641">
            <w:pPr>
              <w:rPr>
                <w:b/>
                <w:color w:val="3A3A3A"/>
              </w:rPr>
            </w:pPr>
          </w:p>
          <w:p w14:paraId="674C7B8E" w14:textId="77777777" w:rsidR="00497641" w:rsidRDefault="00000000">
            <w:pPr>
              <w:rPr>
                <w:color w:val="3A3A3A"/>
              </w:rPr>
            </w:pPr>
            <w:r>
              <w:rPr>
                <w:b/>
                <w:color w:val="3A3A3A"/>
              </w:rPr>
              <w:t>Defect Title</w:t>
            </w:r>
          </w:p>
        </w:tc>
        <w:tc>
          <w:tcPr>
            <w:tcW w:w="6390" w:type="dxa"/>
            <w:tcBorders>
              <w:top w:val="single" w:sz="5" w:space="0" w:color="DDDDDD"/>
              <w:left w:val="nil"/>
              <w:bottom w:val="nil"/>
              <w:right w:val="nil"/>
            </w:tcBorders>
            <w:tcMar>
              <w:top w:w="100" w:type="dxa"/>
              <w:left w:w="100" w:type="dxa"/>
              <w:bottom w:w="100" w:type="dxa"/>
              <w:right w:w="100" w:type="dxa"/>
            </w:tcMar>
          </w:tcPr>
          <w:p w14:paraId="7C2CED92" w14:textId="77777777" w:rsidR="00497641" w:rsidRDefault="00497641">
            <w:pPr>
              <w:rPr>
                <w:color w:val="3A3A3A"/>
              </w:rPr>
            </w:pPr>
          </w:p>
          <w:p w14:paraId="62A2E4F6" w14:textId="77777777" w:rsidR="00497641" w:rsidRDefault="00000000">
            <w:pPr>
              <w:rPr>
                <w:color w:val="3A3A3A"/>
              </w:rPr>
            </w:pPr>
            <w:r>
              <w:rPr>
                <w:color w:val="3A3A3A"/>
              </w:rPr>
              <w:t>Wishlist product image overlaps text and buttons.</w:t>
            </w:r>
          </w:p>
        </w:tc>
      </w:tr>
      <w:tr w:rsidR="00497641" w14:paraId="29F763BB"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2EB2347A" w14:textId="77777777" w:rsidR="00497641" w:rsidRDefault="00497641">
            <w:pPr>
              <w:rPr>
                <w:b/>
                <w:color w:val="3A3A3A"/>
              </w:rPr>
            </w:pPr>
          </w:p>
          <w:p w14:paraId="0593FF1F" w14:textId="77777777" w:rsidR="00497641" w:rsidRDefault="00000000">
            <w:pPr>
              <w:rPr>
                <w:b/>
                <w:color w:val="3A3A3A"/>
              </w:rPr>
            </w:pPr>
            <w:r>
              <w:rPr>
                <w:b/>
                <w:color w:val="3A3A3A"/>
              </w:rPr>
              <w:t>Module affected</w:t>
            </w:r>
          </w:p>
          <w:p w14:paraId="19AEF0BA"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6755C657" w14:textId="77777777" w:rsidR="00497641" w:rsidRDefault="00497641">
            <w:pPr>
              <w:rPr>
                <w:color w:val="3A3A3A"/>
              </w:rPr>
            </w:pPr>
          </w:p>
          <w:p w14:paraId="60A6EF57" w14:textId="77777777" w:rsidR="00497641" w:rsidRDefault="00000000">
            <w:pPr>
              <w:rPr>
                <w:color w:val="3A3A3A"/>
              </w:rPr>
            </w:pPr>
            <w:r>
              <w:rPr>
                <w:color w:val="3A3A3A"/>
              </w:rPr>
              <w:t>Product Section/ Wishlist Page</w:t>
            </w:r>
          </w:p>
          <w:p w14:paraId="7F38C07B" w14:textId="77777777" w:rsidR="00497641" w:rsidRDefault="00497641">
            <w:pPr>
              <w:rPr>
                <w:color w:val="3A3A3A"/>
              </w:rPr>
            </w:pPr>
          </w:p>
          <w:p w14:paraId="3F3D33C2" w14:textId="77777777" w:rsidR="00497641" w:rsidRDefault="00497641">
            <w:pPr>
              <w:rPr>
                <w:color w:val="3A3A3A"/>
              </w:rPr>
            </w:pPr>
          </w:p>
        </w:tc>
      </w:tr>
      <w:tr w:rsidR="00497641" w14:paraId="0F18D675"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12B9D700" w14:textId="77777777" w:rsidR="00497641" w:rsidRDefault="00497641">
            <w:pPr>
              <w:rPr>
                <w:b/>
                <w:color w:val="3A3A3A"/>
              </w:rPr>
            </w:pPr>
          </w:p>
          <w:p w14:paraId="7E79DB36" w14:textId="77777777" w:rsidR="00497641" w:rsidRDefault="00000000">
            <w:pPr>
              <w:rPr>
                <w:b/>
                <w:color w:val="3A3A3A"/>
              </w:rPr>
            </w:pPr>
            <w:r>
              <w:rPr>
                <w:b/>
                <w:color w:val="3A3A3A"/>
              </w:rPr>
              <w:t>Reporter</w:t>
            </w:r>
          </w:p>
        </w:tc>
        <w:tc>
          <w:tcPr>
            <w:tcW w:w="6390" w:type="dxa"/>
            <w:tcBorders>
              <w:top w:val="single" w:sz="5" w:space="0" w:color="DDDDDD"/>
              <w:left w:val="nil"/>
              <w:bottom w:val="nil"/>
              <w:right w:val="nil"/>
            </w:tcBorders>
            <w:tcMar>
              <w:top w:w="100" w:type="dxa"/>
              <w:left w:w="100" w:type="dxa"/>
              <w:bottom w:w="100" w:type="dxa"/>
              <w:right w:w="100" w:type="dxa"/>
            </w:tcMar>
          </w:tcPr>
          <w:p w14:paraId="23DB9A02" w14:textId="77777777" w:rsidR="00497641" w:rsidRDefault="00497641">
            <w:pPr>
              <w:rPr>
                <w:color w:val="3A3A3A"/>
              </w:rPr>
            </w:pPr>
          </w:p>
          <w:p w14:paraId="3AB00E14" w14:textId="77777777" w:rsidR="00497641" w:rsidRDefault="00000000">
            <w:pPr>
              <w:rPr>
                <w:color w:val="3A3A3A"/>
              </w:rPr>
            </w:pPr>
            <w:r>
              <w:rPr>
                <w:color w:val="3A3A3A"/>
              </w:rPr>
              <w:t>Swastika Thapa</w:t>
            </w:r>
          </w:p>
        </w:tc>
      </w:tr>
      <w:tr w:rsidR="00497641" w14:paraId="76E45F23"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46E7FB07" w14:textId="77777777" w:rsidR="00497641" w:rsidRDefault="00497641">
            <w:pPr>
              <w:rPr>
                <w:b/>
                <w:color w:val="3A3A3A"/>
              </w:rPr>
            </w:pPr>
          </w:p>
          <w:p w14:paraId="4C96220B" w14:textId="77777777" w:rsidR="00497641" w:rsidRDefault="00000000">
            <w:pPr>
              <w:rPr>
                <w:b/>
                <w:color w:val="3A3A3A"/>
              </w:rPr>
            </w:pPr>
            <w:r>
              <w:rPr>
                <w:b/>
                <w:color w:val="3A3A3A"/>
              </w:rPr>
              <w:t>Reported on</w:t>
            </w:r>
          </w:p>
          <w:p w14:paraId="36A4EC6B"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700E9857" w14:textId="77777777" w:rsidR="00497641" w:rsidRDefault="00497641">
            <w:pPr>
              <w:rPr>
                <w:color w:val="3A3A3A"/>
              </w:rPr>
            </w:pPr>
          </w:p>
          <w:p w14:paraId="7AF728C7" w14:textId="77777777" w:rsidR="00497641" w:rsidRDefault="00000000">
            <w:pPr>
              <w:rPr>
                <w:color w:val="3A3A3A"/>
              </w:rPr>
            </w:pPr>
            <w:r>
              <w:rPr>
                <w:color w:val="3A3A3A"/>
              </w:rPr>
              <w:t>26-05-2024</w:t>
            </w:r>
          </w:p>
        </w:tc>
      </w:tr>
      <w:tr w:rsidR="00497641" w14:paraId="27AFB280"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3222C3DE" w14:textId="77777777" w:rsidR="00497641" w:rsidRDefault="00497641">
            <w:pPr>
              <w:rPr>
                <w:b/>
                <w:color w:val="3A3A3A"/>
              </w:rPr>
            </w:pPr>
          </w:p>
          <w:p w14:paraId="7AC0E2C1" w14:textId="77777777" w:rsidR="00497641" w:rsidRDefault="00000000">
            <w:pPr>
              <w:rPr>
                <w:b/>
                <w:color w:val="3A3A3A"/>
              </w:rPr>
            </w:pPr>
            <w:r>
              <w:rPr>
                <w:b/>
                <w:color w:val="3A3A3A"/>
              </w:rPr>
              <w:t>Status</w:t>
            </w:r>
          </w:p>
          <w:p w14:paraId="54C7EE6A"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15122C5B" w14:textId="77777777" w:rsidR="00497641" w:rsidRDefault="00497641">
            <w:pPr>
              <w:rPr>
                <w:color w:val="3A3A3A"/>
              </w:rPr>
            </w:pPr>
          </w:p>
          <w:p w14:paraId="753C5C59" w14:textId="77777777" w:rsidR="00497641" w:rsidRDefault="00000000">
            <w:pPr>
              <w:rPr>
                <w:color w:val="3A3A3A"/>
              </w:rPr>
            </w:pPr>
            <w:r>
              <w:rPr>
                <w:color w:val="3A3A3A"/>
              </w:rPr>
              <w:t>New</w:t>
            </w:r>
          </w:p>
        </w:tc>
      </w:tr>
      <w:tr w:rsidR="00497641" w14:paraId="7C46F979"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1A5FAF32" w14:textId="77777777" w:rsidR="00497641" w:rsidRDefault="00497641">
            <w:pPr>
              <w:rPr>
                <w:b/>
                <w:color w:val="3A3A3A"/>
              </w:rPr>
            </w:pPr>
          </w:p>
          <w:p w14:paraId="63D0CAB5" w14:textId="77777777" w:rsidR="00497641" w:rsidRDefault="00000000">
            <w:pPr>
              <w:rPr>
                <w:b/>
                <w:color w:val="3A3A3A"/>
              </w:rPr>
            </w:pPr>
            <w:r>
              <w:rPr>
                <w:b/>
                <w:color w:val="3A3A3A"/>
              </w:rPr>
              <w:t>Assigned To</w:t>
            </w:r>
          </w:p>
          <w:p w14:paraId="5BFD6EC6"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248F86C9" w14:textId="77777777" w:rsidR="00497641" w:rsidRDefault="00497641">
            <w:pPr>
              <w:rPr>
                <w:color w:val="3A3A3A"/>
              </w:rPr>
            </w:pPr>
          </w:p>
          <w:p w14:paraId="3132933B" w14:textId="77777777" w:rsidR="00497641" w:rsidRDefault="00000000">
            <w:pPr>
              <w:rPr>
                <w:color w:val="3A3A3A"/>
              </w:rPr>
            </w:pPr>
            <w:r>
              <w:rPr>
                <w:color w:val="3A3A3A"/>
              </w:rPr>
              <w:t>Developer ABC</w:t>
            </w:r>
          </w:p>
        </w:tc>
      </w:tr>
      <w:tr w:rsidR="00497641" w14:paraId="632B9EF8" w14:textId="77777777">
        <w:trPr>
          <w:trHeight w:val="1965"/>
        </w:trPr>
        <w:tc>
          <w:tcPr>
            <w:tcW w:w="3075" w:type="dxa"/>
            <w:tcBorders>
              <w:top w:val="single" w:sz="5" w:space="0" w:color="DDDDDD"/>
              <w:left w:val="nil"/>
              <w:bottom w:val="nil"/>
              <w:right w:val="nil"/>
            </w:tcBorders>
            <w:tcMar>
              <w:top w:w="100" w:type="dxa"/>
              <w:left w:w="100" w:type="dxa"/>
              <w:bottom w:w="100" w:type="dxa"/>
              <w:right w:w="100" w:type="dxa"/>
            </w:tcMar>
          </w:tcPr>
          <w:p w14:paraId="49DD9C41" w14:textId="77777777" w:rsidR="00497641" w:rsidRDefault="00497641">
            <w:pPr>
              <w:rPr>
                <w:b/>
                <w:color w:val="3A3A3A"/>
              </w:rPr>
            </w:pPr>
          </w:p>
          <w:p w14:paraId="55C048D9" w14:textId="77777777" w:rsidR="00497641" w:rsidRDefault="00497641">
            <w:pPr>
              <w:rPr>
                <w:b/>
                <w:color w:val="3A3A3A"/>
              </w:rPr>
            </w:pPr>
          </w:p>
          <w:p w14:paraId="4CB78180" w14:textId="77777777" w:rsidR="00497641" w:rsidRDefault="00000000">
            <w:pPr>
              <w:rPr>
                <w:color w:val="3A3A3A"/>
              </w:rPr>
            </w:pPr>
            <w:r>
              <w:rPr>
                <w:b/>
                <w:color w:val="3A3A3A"/>
              </w:rPr>
              <w:t>Defect Description</w:t>
            </w:r>
          </w:p>
        </w:tc>
        <w:tc>
          <w:tcPr>
            <w:tcW w:w="6390" w:type="dxa"/>
            <w:tcBorders>
              <w:top w:val="single" w:sz="5" w:space="0" w:color="DDDDDD"/>
              <w:left w:val="nil"/>
              <w:bottom w:val="nil"/>
              <w:right w:val="nil"/>
            </w:tcBorders>
            <w:tcMar>
              <w:top w:w="100" w:type="dxa"/>
              <w:left w:w="100" w:type="dxa"/>
              <w:bottom w:w="100" w:type="dxa"/>
              <w:right w:w="100" w:type="dxa"/>
            </w:tcMar>
          </w:tcPr>
          <w:p w14:paraId="36EFEF15" w14:textId="77777777" w:rsidR="00497641" w:rsidRDefault="00497641">
            <w:pPr>
              <w:rPr>
                <w:color w:val="3A3A3A"/>
              </w:rPr>
            </w:pPr>
          </w:p>
          <w:p w14:paraId="2DB3BB77" w14:textId="20F24681" w:rsidR="00497641" w:rsidRDefault="00000000">
            <w:pPr>
              <w:jc w:val="both"/>
              <w:rPr>
                <w:color w:val="3A3A3A"/>
              </w:rPr>
            </w:pPr>
            <w:r>
              <w:rPr>
                <w:color w:val="3A3A3A"/>
              </w:rPr>
              <w:t xml:space="preserve">The image for the added product in the </w:t>
            </w:r>
            <w:r w:rsidR="00EE3107">
              <w:rPr>
                <w:color w:val="3A3A3A"/>
              </w:rPr>
              <w:t>Wishlist</w:t>
            </w:r>
            <w:r>
              <w:rPr>
                <w:color w:val="3A3A3A"/>
              </w:rPr>
              <w:t xml:space="preserve"> overlaps with the surrounding text and buttons, making them difficult to read and use.</w:t>
            </w:r>
          </w:p>
        </w:tc>
      </w:tr>
      <w:tr w:rsidR="00497641" w14:paraId="14C17E74" w14:textId="77777777">
        <w:trPr>
          <w:trHeight w:val="1545"/>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1B7E68A9" w14:textId="77777777" w:rsidR="00497641" w:rsidRDefault="00497641">
            <w:pPr>
              <w:rPr>
                <w:b/>
                <w:color w:val="3A3A3A"/>
              </w:rPr>
            </w:pPr>
          </w:p>
          <w:p w14:paraId="5B81E9B1" w14:textId="77777777" w:rsidR="00497641" w:rsidRDefault="00000000">
            <w:pPr>
              <w:rPr>
                <w:color w:val="3A3A3A"/>
              </w:rPr>
            </w:pPr>
            <w:r>
              <w:rPr>
                <w:b/>
                <w:color w:val="3A3A3A"/>
              </w:rPr>
              <w:t>Steps to reproduce</w:t>
            </w:r>
          </w:p>
          <w:p w14:paraId="21EF2463"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6E53B1D2" w14:textId="77777777" w:rsidR="00497641" w:rsidRDefault="00497641">
            <w:pPr>
              <w:ind w:left="720"/>
              <w:rPr>
                <w:color w:val="3A3A3A"/>
              </w:rPr>
            </w:pPr>
          </w:p>
          <w:p w14:paraId="1BD9A68C" w14:textId="77777777" w:rsidR="00497641" w:rsidRDefault="00000000">
            <w:pPr>
              <w:ind w:left="720"/>
              <w:rPr>
                <w:color w:val="3A3A3A"/>
              </w:rPr>
            </w:pPr>
            <w:r>
              <w:rPr>
                <w:color w:val="3A3A3A"/>
              </w:rPr>
              <w:t>1. Open website with valid URL</w:t>
            </w:r>
          </w:p>
          <w:p w14:paraId="07D71A03" w14:textId="77777777" w:rsidR="00497641" w:rsidRDefault="00000000">
            <w:pPr>
              <w:ind w:left="720"/>
              <w:rPr>
                <w:color w:val="3A3A3A"/>
              </w:rPr>
            </w:pPr>
            <w:r>
              <w:rPr>
                <w:color w:val="3A3A3A"/>
              </w:rPr>
              <w:t>2. Navigate to Home page</w:t>
            </w:r>
          </w:p>
          <w:p w14:paraId="620D8DB3" w14:textId="77777777" w:rsidR="00497641" w:rsidRDefault="00000000">
            <w:pPr>
              <w:ind w:left="720"/>
              <w:rPr>
                <w:color w:val="3A3A3A"/>
              </w:rPr>
            </w:pPr>
            <w:r>
              <w:rPr>
                <w:color w:val="3A3A3A"/>
              </w:rPr>
              <w:t>3. Click any specific product.</w:t>
            </w:r>
          </w:p>
          <w:p w14:paraId="3D01F71A" w14:textId="77777777" w:rsidR="00497641" w:rsidRDefault="00000000">
            <w:pPr>
              <w:ind w:left="720"/>
              <w:rPr>
                <w:color w:val="3A3A3A"/>
              </w:rPr>
            </w:pPr>
            <w:r>
              <w:rPr>
                <w:color w:val="3A3A3A"/>
              </w:rPr>
              <w:t>4. Click heart icon.</w:t>
            </w:r>
          </w:p>
          <w:p w14:paraId="0F716994" w14:textId="77777777" w:rsidR="00497641" w:rsidRDefault="00000000">
            <w:pPr>
              <w:ind w:left="720"/>
              <w:rPr>
                <w:color w:val="3A3A3A"/>
              </w:rPr>
            </w:pPr>
            <w:r>
              <w:rPr>
                <w:color w:val="3A3A3A"/>
              </w:rPr>
              <w:t xml:space="preserve">5. Click on my account </w:t>
            </w:r>
          </w:p>
          <w:p w14:paraId="0CEC1109" w14:textId="2E82E5E1" w:rsidR="00497641" w:rsidRDefault="00000000">
            <w:pPr>
              <w:ind w:left="720"/>
              <w:rPr>
                <w:color w:val="3A3A3A"/>
              </w:rPr>
            </w:pPr>
            <w:r>
              <w:rPr>
                <w:color w:val="3A3A3A"/>
              </w:rPr>
              <w:t xml:space="preserve">6. Click on my </w:t>
            </w:r>
            <w:r w:rsidR="00EE3107">
              <w:rPr>
                <w:color w:val="3A3A3A"/>
              </w:rPr>
              <w:t>Wishlist</w:t>
            </w:r>
            <w:r>
              <w:rPr>
                <w:color w:val="3A3A3A"/>
              </w:rPr>
              <w:t xml:space="preserve"> product</w:t>
            </w:r>
          </w:p>
          <w:p w14:paraId="57563792" w14:textId="77777777" w:rsidR="00497641" w:rsidRDefault="00000000">
            <w:pPr>
              <w:ind w:left="720"/>
              <w:rPr>
                <w:color w:val="3A3A3A"/>
              </w:rPr>
            </w:pPr>
            <w:r>
              <w:rPr>
                <w:color w:val="3A3A3A"/>
              </w:rPr>
              <w:t xml:space="preserve">7. Check that added product is </w:t>
            </w:r>
          </w:p>
          <w:p w14:paraId="63B0E802" w14:textId="6D6964DF" w:rsidR="00497641" w:rsidRDefault="00000000" w:rsidP="00C86C31">
            <w:pPr>
              <w:ind w:left="720"/>
              <w:rPr>
                <w:color w:val="3A3A3A"/>
              </w:rPr>
            </w:pPr>
            <w:r>
              <w:rPr>
                <w:color w:val="3A3A3A"/>
              </w:rPr>
              <w:t>is aligned.</w:t>
            </w:r>
          </w:p>
        </w:tc>
      </w:tr>
      <w:tr w:rsidR="00497641" w14:paraId="3F8AFC9D"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5E1CE6EE" w14:textId="77777777" w:rsidR="00497641" w:rsidRDefault="00497641">
            <w:pPr>
              <w:rPr>
                <w:b/>
                <w:color w:val="3A3A3A"/>
              </w:rPr>
            </w:pPr>
          </w:p>
          <w:p w14:paraId="15D41A8C" w14:textId="77777777" w:rsidR="00497641" w:rsidRDefault="00497641">
            <w:pPr>
              <w:rPr>
                <w:b/>
                <w:color w:val="3A3A3A"/>
              </w:rPr>
            </w:pPr>
          </w:p>
          <w:p w14:paraId="050B176C" w14:textId="77777777" w:rsidR="00497641" w:rsidRDefault="00000000">
            <w:pPr>
              <w:rPr>
                <w:b/>
                <w:color w:val="3A3A3A"/>
              </w:rPr>
            </w:pPr>
            <w:r>
              <w:rPr>
                <w:b/>
                <w:color w:val="3A3A3A"/>
              </w:rPr>
              <w:t>Expected Result</w:t>
            </w:r>
          </w:p>
          <w:p w14:paraId="158E444F"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0DDF3569" w14:textId="77777777" w:rsidR="00497641" w:rsidRDefault="00497641">
            <w:pPr>
              <w:rPr>
                <w:color w:val="3A3A3A"/>
              </w:rPr>
            </w:pPr>
          </w:p>
          <w:p w14:paraId="4710C527" w14:textId="77777777" w:rsidR="00497641" w:rsidRDefault="00497641">
            <w:pPr>
              <w:rPr>
                <w:color w:val="3A3A3A"/>
              </w:rPr>
            </w:pPr>
          </w:p>
          <w:p w14:paraId="696831FF" w14:textId="66B281B6" w:rsidR="00497641" w:rsidRDefault="00000000">
            <w:pPr>
              <w:rPr>
                <w:color w:val="3A3A3A"/>
              </w:rPr>
            </w:pPr>
            <w:r>
              <w:rPr>
                <w:color w:val="3A3A3A"/>
              </w:rPr>
              <w:t xml:space="preserve">The product that added to </w:t>
            </w:r>
            <w:r w:rsidR="00EE3107">
              <w:rPr>
                <w:color w:val="3A3A3A"/>
              </w:rPr>
              <w:t>Wishlist</w:t>
            </w:r>
            <w:r>
              <w:rPr>
                <w:color w:val="3A3A3A"/>
              </w:rPr>
              <w:t xml:space="preserve"> should align.</w:t>
            </w:r>
          </w:p>
          <w:p w14:paraId="5D52F2C1" w14:textId="77777777" w:rsidR="00497641" w:rsidRDefault="00497641">
            <w:pPr>
              <w:rPr>
                <w:color w:val="3A3A3A"/>
              </w:rPr>
            </w:pPr>
          </w:p>
          <w:p w14:paraId="5237BE43" w14:textId="77777777" w:rsidR="00497641" w:rsidRDefault="00497641">
            <w:pPr>
              <w:rPr>
                <w:color w:val="3A3A3A"/>
              </w:rPr>
            </w:pPr>
          </w:p>
        </w:tc>
      </w:tr>
      <w:tr w:rsidR="00497641" w14:paraId="72F30A05"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5209D891" w14:textId="77777777" w:rsidR="00497641" w:rsidRDefault="00497641">
            <w:pPr>
              <w:rPr>
                <w:b/>
                <w:color w:val="3A3A3A"/>
              </w:rPr>
            </w:pPr>
          </w:p>
          <w:p w14:paraId="5EC62218" w14:textId="77777777" w:rsidR="00497641" w:rsidRDefault="00000000">
            <w:pPr>
              <w:rPr>
                <w:color w:val="3A3A3A"/>
              </w:rPr>
            </w:pPr>
            <w:r>
              <w:rPr>
                <w:b/>
                <w:color w:val="3A3A3A"/>
              </w:rPr>
              <w:t>Actual Result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7216D060" w14:textId="77777777" w:rsidR="00497641" w:rsidRDefault="00497641">
            <w:pPr>
              <w:rPr>
                <w:color w:val="3A3A3A"/>
              </w:rPr>
            </w:pPr>
          </w:p>
          <w:p w14:paraId="7044F506" w14:textId="1CBF5B42" w:rsidR="00497641" w:rsidRDefault="00000000">
            <w:pPr>
              <w:rPr>
                <w:color w:val="3A3A3A"/>
              </w:rPr>
            </w:pPr>
            <w:r>
              <w:rPr>
                <w:color w:val="3A3A3A"/>
              </w:rPr>
              <w:t xml:space="preserve">The image of the added product in the </w:t>
            </w:r>
            <w:r w:rsidR="00EE3107">
              <w:rPr>
                <w:color w:val="3A3A3A"/>
              </w:rPr>
              <w:t>Wishlist</w:t>
            </w:r>
            <w:r>
              <w:rPr>
                <w:color w:val="3A3A3A"/>
              </w:rPr>
              <w:t xml:space="preserve"> overlaps with the surrounding text and buttons, making them difficult to read and use.</w:t>
            </w:r>
          </w:p>
          <w:p w14:paraId="2078D4A7" w14:textId="77777777" w:rsidR="00497641" w:rsidRDefault="00497641">
            <w:pPr>
              <w:rPr>
                <w:color w:val="3A3A3A"/>
              </w:rPr>
            </w:pPr>
          </w:p>
          <w:p w14:paraId="5682CCAE" w14:textId="77777777" w:rsidR="00497641" w:rsidRDefault="00497641">
            <w:pPr>
              <w:rPr>
                <w:color w:val="3A3A3A"/>
              </w:rPr>
            </w:pPr>
          </w:p>
        </w:tc>
      </w:tr>
      <w:tr w:rsidR="00497641" w14:paraId="559B01EA" w14:textId="77777777">
        <w:trPr>
          <w:trHeight w:val="3225"/>
        </w:trPr>
        <w:tc>
          <w:tcPr>
            <w:tcW w:w="3075" w:type="dxa"/>
            <w:tcBorders>
              <w:top w:val="single" w:sz="5" w:space="0" w:color="DDDDDD"/>
              <w:left w:val="nil"/>
              <w:bottom w:val="nil"/>
              <w:right w:val="nil"/>
            </w:tcBorders>
            <w:tcMar>
              <w:top w:w="100" w:type="dxa"/>
              <w:left w:w="100" w:type="dxa"/>
              <w:bottom w:w="100" w:type="dxa"/>
              <w:right w:w="100" w:type="dxa"/>
            </w:tcMar>
          </w:tcPr>
          <w:p w14:paraId="70D467B6" w14:textId="77777777" w:rsidR="00497641" w:rsidRDefault="00497641">
            <w:pPr>
              <w:rPr>
                <w:b/>
                <w:color w:val="3A3A3A"/>
              </w:rPr>
            </w:pPr>
          </w:p>
          <w:p w14:paraId="1F9BA1BD" w14:textId="77777777" w:rsidR="00497641" w:rsidRDefault="00000000">
            <w:pPr>
              <w:rPr>
                <w:color w:val="3A3A3A"/>
              </w:rPr>
            </w:pPr>
            <w:r>
              <w:rPr>
                <w:b/>
                <w:color w:val="3A3A3A"/>
              </w:rPr>
              <w:t>Evidence/attachment</w:t>
            </w:r>
          </w:p>
        </w:tc>
        <w:tc>
          <w:tcPr>
            <w:tcW w:w="6390" w:type="dxa"/>
            <w:tcBorders>
              <w:top w:val="single" w:sz="5" w:space="0" w:color="DDDDDD"/>
              <w:left w:val="nil"/>
              <w:bottom w:val="nil"/>
              <w:right w:val="nil"/>
            </w:tcBorders>
            <w:tcMar>
              <w:top w:w="100" w:type="dxa"/>
              <w:left w:w="100" w:type="dxa"/>
              <w:bottom w:w="100" w:type="dxa"/>
              <w:right w:w="100" w:type="dxa"/>
            </w:tcMar>
          </w:tcPr>
          <w:p w14:paraId="30988370" w14:textId="77777777" w:rsidR="00497641" w:rsidRDefault="00000000">
            <w:pPr>
              <w:rPr>
                <w:color w:val="3A3A3A"/>
              </w:rPr>
            </w:pPr>
            <w:r>
              <w:rPr>
                <w:color w:val="3A3A3A"/>
              </w:rPr>
              <w:t xml:space="preserve">SS: </w:t>
            </w:r>
          </w:p>
          <w:p w14:paraId="65F726DE" w14:textId="5E77FE19" w:rsidR="00497641" w:rsidRDefault="00C86C31">
            <w:pPr>
              <w:rPr>
                <w:color w:val="3A3A3A"/>
              </w:rPr>
            </w:pPr>
            <w:r>
              <w:rPr>
                <w:noProof/>
                <w:color w:val="3A3A3A"/>
              </w:rPr>
              <w:lastRenderedPageBreak/>
              <mc:AlternateContent>
                <mc:Choice Requires="wps">
                  <w:drawing>
                    <wp:anchor distT="0" distB="0" distL="114300" distR="114300" simplePos="0" relativeHeight="251708416" behindDoc="0" locked="0" layoutInCell="1" allowOverlap="1" wp14:anchorId="43AF50E9" wp14:editId="5D205075">
                      <wp:simplePos x="0" y="0"/>
                      <wp:positionH relativeFrom="column">
                        <wp:posOffset>60325</wp:posOffset>
                      </wp:positionH>
                      <wp:positionV relativeFrom="paragraph">
                        <wp:posOffset>544137</wp:posOffset>
                      </wp:positionV>
                      <wp:extent cx="1364442" cy="2889885"/>
                      <wp:effectExtent l="57150" t="19050" r="83820" b="100965"/>
                      <wp:wrapNone/>
                      <wp:docPr id="504544973" name="Rectangle 32"/>
                      <wp:cNvGraphicFramePr/>
                      <a:graphic xmlns:a="http://schemas.openxmlformats.org/drawingml/2006/main">
                        <a:graphicData uri="http://schemas.microsoft.com/office/word/2010/wordprocessingShape">
                          <wps:wsp>
                            <wps:cNvSpPr/>
                            <wps:spPr>
                              <a:xfrm>
                                <a:off x="0" y="0"/>
                                <a:ext cx="1364442" cy="288988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424B0" id="Rectangle 32" o:spid="_x0000_s1026" style="position:absolute;margin-left:4.75pt;margin-top:42.85pt;width:107.45pt;height:227.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" filled="f" strokecolor="red">
                      <v:shadow on="t" color="black" opacity="22937f" origin=",.5" offset="0,.63889mm"/>
                    </v:rect>
                  </w:pict>
                </mc:Fallback>
              </mc:AlternateContent>
            </w:r>
            <w:r>
              <w:rPr>
                <w:noProof/>
                <w:color w:val="3A3A3A"/>
              </w:rPr>
              <mc:AlternateContent>
                <mc:Choice Requires="wps">
                  <w:drawing>
                    <wp:anchor distT="0" distB="0" distL="114300" distR="114300" simplePos="0" relativeHeight="251709440" behindDoc="0" locked="0" layoutInCell="1" allowOverlap="1" wp14:anchorId="245A218F" wp14:editId="04629E02">
                      <wp:simplePos x="0" y="0"/>
                      <wp:positionH relativeFrom="column">
                        <wp:posOffset>1563543</wp:posOffset>
                      </wp:positionH>
                      <wp:positionV relativeFrom="paragraph">
                        <wp:posOffset>2658687</wp:posOffset>
                      </wp:positionV>
                      <wp:extent cx="990600" cy="0"/>
                      <wp:effectExtent l="57150" t="76200" r="0" b="133350"/>
                      <wp:wrapNone/>
                      <wp:docPr id="313733573" name="Straight Arrow Connector 33"/>
                      <wp:cNvGraphicFramePr/>
                      <a:graphic xmlns:a="http://schemas.openxmlformats.org/drawingml/2006/main">
                        <a:graphicData uri="http://schemas.microsoft.com/office/word/2010/wordprocessingShape">
                          <wps:wsp>
                            <wps:cNvCnPr/>
                            <wps:spPr>
                              <a:xfrm flipH="1">
                                <a:off x="0" y="0"/>
                                <a:ext cx="990600" cy="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17AD2F0" id="Straight Arrow Connector 33" o:spid="_x0000_s1026" type="#_x0000_t32" style="position:absolute;margin-left:123.1pt;margin-top:209.35pt;width:78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" strokecolor="red" strokeweight="2pt">
                      <v:stroke endarrow="block"/>
                      <v:shadow on="t" color="black" opacity="24903f" origin=",.5" offset="0,.55556mm"/>
                    </v:shape>
                  </w:pict>
                </mc:Fallback>
              </mc:AlternateContent>
            </w:r>
            <w:r w:rsidR="00000000">
              <w:rPr>
                <w:noProof/>
                <w:color w:val="3A3A3A"/>
              </w:rPr>
              <w:drawing>
                <wp:inline distT="114300" distB="114300" distL="114300" distR="114300" wp14:anchorId="2E06E210" wp14:editId="1FC030B3">
                  <wp:extent cx="2299970" cy="3411430"/>
                  <wp:effectExtent l="0" t="0" r="508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2301265" cy="3413351"/>
                          </a:xfrm>
                          <a:prstGeom prst="rect">
                            <a:avLst/>
                          </a:prstGeom>
                          <a:ln/>
                        </pic:spPr>
                      </pic:pic>
                    </a:graphicData>
                  </a:graphic>
                </wp:inline>
              </w:drawing>
            </w:r>
          </w:p>
        </w:tc>
      </w:tr>
      <w:tr w:rsidR="00497641" w14:paraId="0377964C"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36A56418" w14:textId="77777777" w:rsidR="00497641" w:rsidRDefault="00497641">
            <w:pPr>
              <w:rPr>
                <w:b/>
                <w:color w:val="3A3A3A"/>
              </w:rPr>
            </w:pPr>
          </w:p>
          <w:p w14:paraId="01FDD0C1" w14:textId="77777777" w:rsidR="00497641" w:rsidRDefault="00000000">
            <w:pPr>
              <w:rPr>
                <w:b/>
                <w:color w:val="3A3A3A"/>
              </w:rPr>
            </w:pPr>
            <w:r>
              <w:rPr>
                <w:b/>
                <w:color w:val="3A3A3A"/>
              </w:rPr>
              <w:t>Severity</w:t>
            </w:r>
          </w:p>
          <w:p w14:paraId="013E1C09"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46C64749" w14:textId="77777777" w:rsidR="00497641" w:rsidRDefault="00497641">
            <w:pPr>
              <w:rPr>
                <w:color w:val="3A3A3A"/>
              </w:rPr>
            </w:pPr>
          </w:p>
          <w:p w14:paraId="3FA986F8" w14:textId="77777777" w:rsidR="00497641" w:rsidRDefault="00000000">
            <w:pPr>
              <w:rPr>
                <w:color w:val="3A3A3A"/>
              </w:rPr>
            </w:pPr>
            <w:r>
              <w:rPr>
                <w:color w:val="3A3A3A"/>
              </w:rPr>
              <w:t>Low</w:t>
            </w:r>
          </w:p>
          <w:p w14:paraId="65AB9B74" w14:textId="77777777" w:rsidR="00497641" w:rsidRDefault="00497641">
            <w:pPr>
              <w:rPr>
                <w:color w:val="3A3A3A"/>
              </w:rPr>
            </w:pPr>
          </w:p>
        </w:tc>
      </w:tr>
      <w:tr w:rsidR="00497641" w14:paraId="63564BF8" w14:textId="77777777">
        <w:trPr>
          <w:trHeight w:val="770"/>
        </w:trPr>
        <w:tc>
          <w:tcPr>
            <w:tcW w:w="3075" w:type="dxa"/>
            <w:tcBorders>
              <w:top w:val="single" w:sz="5" w:space="0" w:color="DDDDDD"/>
              <w:left w:val="nil"/>
              <w:bottom w:val="nil"/>
              <w:right w:val="nil"/>
            </w:tcBorders>
            <w:tcMar>
              <w:top w:w="100" w:type="dxa"/>
              <w:left w:w="100" w:type="dxa"/>
              <w:bottom w:w="100" w:type="dxa"/>
              <w:right w:w="100" w:type="dxa"/>
            </w:tcMar>
          </w:tcPr>
          <w:p w14:paraId="1DCD9D54" w14:textId="77777777" w:rsidR="00497641" w:rsidRDefault="00497641">
            <w:pPr>
              <w:rPr>
                <w:b/>
                <w:color w:val="3A3A3A"/>
              </w:rPr>
            </w:pPr>
          </w:p>
          <w:p w14:paraId="7419706F" w14:textId="77777777" w:rsidR="00497641" w:rsidRDefault="00000000">
            <w:pPr>
              <w:rPr>
                <w:b/>
                <w:color w:val="3A3A3A"/>
              </w:rPr>
            </w:pPr>
            <w:r>
              <w:rPr>
                <w:b/>
                <w:color w:val="3A3A3A"/>
              </w:rPr>
              <w:t>Priority</w:t>
            </w:r>
          </w:p>
          <w:p w14:paraId="0EFB5920"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5B96CB68" w14:textId="77777777" w:rsidR="00497641" w:rsidRDefault="00497641">
            <w:pPr>
              <w:rPr>
                <w:color w:val="3A3A3A"/>
              </w:rPr>
            </w:pPr>
          </w:p>
          <w:p w14:paraId="43064A1E" w14:textId="77777777" w:rsidR="00497641" w:rsidRDefault="00000000">
            <w:pPr>
              <w:rPr>
                <w:color w:val="3A3A3A"/>
              </w:rPr>
            </w:pPr>
            <w:r>
              <w:rPr>
                <w:color w:val="3A3A3A"/>
              </w:rPr>
              <w:t>High</w:t>
            </w:r>
          </w:p>
        </w:tc>
      </w:tr>
      <w:tr w:rsidR="00497641" w14:paraId="4307E661"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00AD5897" w14:textId="77777777" w:rsidR="00497641" w:rsidRDefault="00000000">
            <w:pPr>
              <w:rPr>
                <w:color w:val="3A3A3A"/>
              </w:rPr>
            </w:pPr>
            <w:r>
              <w:rPr>
                <w:b/>
                <w:color w:val="3A3A3A"/>
              </w:rPr>
              <w:t>Environment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152C5720" w14:textId="77777777" w:rsidR="00497641" w:rsidRDefault="00000000">
            <w:pPr>
              <w:rPr>
                <w:color w:val="3A3A3A"/>
              </w:rPr>
            </w:pPr>
            <w:r>
              <w:rPr>
                <w:color w:val="3A3A3A"/>
              </w:rPr>
              <w:t>OS: Windows (x86) 11</w:t>
            </w:r>
          </w:p>
          <w:p w14:paraId="611717ED" w14:textId="77777777" w:rsidR="00497641" w:rsidRDefault="00000000">
            <w:pPr>
              <w:rPr>
                <w:color w:val="3A3A3A"/>
              </w:rPr>
            </w:pPr>
            <w:r>
              <w:rPr>
                <w:color w:val="3A3A3A"/>
              </w:rPr>
              <w:t>Browser: Chrome 124.0.6367.208</w:t>
            </w:r>
          </w:p>
          <w:p w14:paraId="4DFDD85E" w14:textId="77777777" w:rsidR="00497641" w:rsidRDefault="00000000">
            <w:pPr>
              <w:rPr>
                <w:color w:val="3A3A3A"/>
              </w:rPr>
            </w:pPr>
            <w:r>
              <w:rPr>
                <w:color w:val="3A3A3A"/>
              </w:rPr>
              <w:t>Window size: 1536x730</w:t>
            </w:r>
          </w:p>
          <w:p w14:paraId="1E627AA6" w14:textId="77777777" w:rsidR="00497641" w:rsidRDefault="00000000">
            <w:pPr>
              <w:rPr>
                <w:color w:val="3A3A3A"/>
              </w:rPr>
            </w:pPr>
            <w:r>
              <w:rPr>
                <w:color w:val="3A3A3A"/>
              </w:rPr>
              <w:t>Device: HP Laptop</w:t>
            </w:r>
          </w:p>
        </w:tc>
      </w:tr>
    </w:tbl>
    <w:p w14:paraId="211DFA4C" w14:textId="77777777" w:rsidR="00497641" w:rsidRDefault="00497641"/>
    <w:p w14:paraId="3A2DDC7F" w14:textId="77777777" w:rsidR="00497641" w:rsidRDefault="00497641"/>
    <w:p w14:paraId="0C70C54A" w14:textId="77777777" w:rsidR="00497641" w:rsidRDefault="00497641"/>
    <w:p w14:paraId="5D4D507E" w14:textId="3BBB72A5" w:rsidR="00497641" w:rsidRDefault="00C86C31">
      <w:r>
        <w:rPr>
          <w:b/>
          <w:noProof/>
          <w:color w:val="38761D"/>
          <w:sz w:val="26"/>
          <w:szCs w:val="26"/>
          <w:u w:val="single"/>
        </w:rPr>
        <mc:AlternateContent>
          <mc:Choice Requires="wps">
            <w:drawing>
              <wp:anchor distT="0" distB="0" distL="114300" distR="114300" simplePos="0" relativeHeight="251711488" behindDoc="0" locked="0" layoutInCell="1" allowOverlap="1" wp14:anchorId="2129EB20" wp14:editId="33A48D68">
                <wp:simplePos x="0" y="0"/>
                <wp:positionH relativeFrom="column">
                  <wp:posOffset>0</wp:posOffset>
                </wp:positionH>
                <wp:positionV relativeFrom="paragraph">
                  <wp:posOffset>38100</wp:posOffset>
                </wp:positionV>
                <wp:extent cx="5985163" cy="0"/>
                <wp:effectExtent l="38100" t="38100" r="73025" b="95250"/>
                <wp:wrapNone/>
                <wp:docPr id="1425483294" name="Straight Connector 21"/>
                <wp:cNvGraphicFramePr/>
                <a:graphic xmlns:a="http://schemas.openxmlformats.org/drawingml/2006/main">
                  <a:graphicData uri="http://schemas.microsoft.com/office/word/2010/wordprocessingShape">
                    <wps:wsp>
                      <wps:cNvCnPr/>
                      <wps:spPr>
                        <a:xfrm>
                          <a:off x="0" y="0"/>
                          <a:ext cx="598516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F12DBED" id="Straight Connector 2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0,3pt" to="471.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" strokecolor="#4f81bd [3204]" strokeweight="2pt">
                <v:shadow on="t" color="black" opacity="24903f" origin=",.5" offset="0,.55556mm"/>
              </v:line>
            </w:pict>
          </mc:Fallback>
        </mc:AlternateContent>
      </w:r>
    </w:p>
    <w:p w14:paraId="5A2BD81E" w14:textId="77777777" w:rsidR="00497641" w:rsidRDefault="00497641"/>
    <w:p w14:paraId="5F0ED229" w14:textId="030F1D06" w:rsidR="00497641" w:rsidRDefault="00000000">
      <w:pPr>
        <w:rPr>
          <w:b/>
          <w:color w:val="38761D"/>
          <w:sz w:val="26"/>
          <w:szCs w:val="26"/>
          <w:u w:val="single"/>
        </w:rPr>
      </w:pPr>
      <w:r>
        <w:rPr>
          <w:b/>
          <w:color w:val="38761D"/>
          <w:sz w:val="26"/>
          <w:szCs w:val="26"/>
          <w:u w:val="single"/>
        </w:rPr>
        <w:t xml:space="preserve">Report: </w:t>
      </w:r>
      <w:r w:rsidR="001628F9">
        <w:rPr>
          <w:b/>
          <w:color w:val="38761D"/>
          <w:sz w:val="26"/>
          <w:szCs w:val="26"/>
          <w:u w:val="single"/>
        </w:rPr>
        <w:t>20</w:t>
      </w:r>
    </w:p>
    <w:p w14:paraId="56A151E0" w14:textId="77777777" w:rsidR="00497641" w:rsidRDefault="00497641">
      <w:pPr>
        <w:rPr>
          <w:b/>
        </w:rPr>
      </w:pPr>
    </w:p>
    <w:p w14:paraId="05CED632" w14:textId="4EA7FE6B" w:rsidR="00497641" w:rsidRDefault="00000000">
      <w:pPr>
        <w:rPr>
          <w:b/>
        </w:rPr>
      </w:pPr>
      <w:r>
        <w:rPr>
          <w:b/>
        </w:rPr>
        <w:t xml:space="preserve">Component / Module: My </w:t>
      </w:r>
      <w:r w:rsidR="0080228D">
        <w:rPr>
          <w:b/>
        </w:rPr>
        <w:t>Wishlist</w:t>
      </w:r>
      <w:r>
        <w:rPr>
          <w:b/>
        </w:rPr>
        <w:t xml:space="preserve"> page</w:t>
      </w:r>
    </w:p>
    <w:p w14:paraId="6AFBEB24" w14:textId="77777777" w:rsidR="00497641" w:rsidRDefault="00000000">
      <w:pPr>
        <w:rPr>
          <w:b/>
        </w:rPr>
      </w:pPr>
      <w:r>
        <w:rPr>
          <w:b/>
        </w:rPr>
        <w:t xml:space="preserve">Reporter: </w:t>
      </w:r>
      <w:r>
        <w:rPr>
          <w:b/>
        </w:rPr>
        <w:tab/>
      </w:r>
      <w:r>
        <w:rPr>
          <w:b/>
        </w:rPr>
        <w:tab/>
        <w:t>Swastika Thapa</w:t>
      </w:r>
    </w:p>
    <w:p w14:paraId="5D78C002" w14:textId="77777777" w:rsidR="00497641" w:rsidRDefault="00000000">
      <w:pPr>
        <w:rPr>
          <w:b/>
        </w:rPr>
      </w:pPr>
      <w:r>
        <w:rPr>
          <w:b/>
        </w:rPr>
        <w:t xml:space="preserve">Date: </w:t>
      </w:r>
      <w:r>
        <w:rPr>
          <w:b/>
        </w:rPr>
        <w:tab/>
      </w:r>
      <w:r>
        <w:rPr>
          <w:b/>
        </w:rPr>
        <w:tab/>
      </w:r>
      <w:r>
        <w:rPr>
          <w:b/>
        </w:rPr>
        <w:tab/>
        <w:t>26-05-2024</w:t>
      </w:r>
    </w:p>
    <w:p w14:paraId="7C6AF759" w14:textId="084E236A" w:rsidR="00497641" w:rsidRDefault="00000000">
      <w:pPr>
        <w:rPr>
          <w:b/>
        </w:rPr>
      </w:pPr>
      <w:r>
        <w:rPr>
          <w:b/>
        </w:rPr>
        <w:t>Reviewer:</w:t>
      </w:r>
      <w:r>
        <w:rPr>
          <w:b/>
        </w:rPr>
        <w:tab/>
      </w:r>
      <w:r>
        <w:rPr>
          <w:b/>
        </w:rPr>
        <w:tab/>
      </w:r>
      <w:r w:rsidR="0080228D">
        <w:rPr>
          <w:b/>
        </w:rPr>
        <w:t>Paramananda</w:t>
      </w:r>
      <w:r>
        <w:rPr>
          <w:b/>
        </w:rPr>
        <w:t xml:space="preserve"> Lal Karn</w:t>
      </w:r>
    </w:p>
    <w:p w14:paraId="2E9FFD61" w14:textId="77777777" w:rsidR="00497641" w:rsidRDefault="00497641"/>
    <w:p w14:paraId="4AC84961" w14:textId="77777777" w:rsidR="00497641" w:rsidRDefault="00497641"/>
    <w:p w14:paraId="00B3F199" w14:textId="77777777" w:rsidR="00497641" w:rsidRDefault="00497641"/>
    <w:tbl>
      <w:tblPr>
        <w:tblStyle w:val="af1"/>
        <w:tblW w:w="946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3075"/>
        <w:gridCol w:w="6390"/>
      </w:tblGrid>
      <w:tr w:rsidR="00497641" w14:paraId="5B4FFBC6" w14:textId="77777777">
        <w:trPr>
          <w:trHeight w:val="992"/>
        </w:trPr>
        <w:tc>
          <w:tcPr>
            <w:tcW w:w="3075" w:type="dxa"/>
            <w:tcBorders>
              <w:top w:val="nil"/>
              <w:left w:val="nil"/>
              <w:bottom w:val="nil"/>
              <w:right w:val="nil"/>
            </w:tcBorders>
            <w:shd w:val="clear" w:color="auto" w:fill="F3F3F3"/>
            <w:tcMar>
              <w:top w:w="100" w:type="dxa"/>
              <w:left w:w="100" w:type="dxa"/>
              <w:bottom w:w="100" w:type="dxa"/>
              <w:right w:w="100" w:type="dxa"/>
            </w:tcMar>
          </w:tcPr>
          <w:p w14:paraId="12482884" w14:textId="77777777" w:rsidR="00497641" w:rsidRDefault="00497641">
            <w:pPr>
              <w:rPr>
                <w:b/>
                <w:color w:val="3A3A3A"/>
              </w:rPr>
            </w:pPr>
          </w:p>
          <w:p w14:paraId="754710B0" w14:textId="77777777" w:rsidR="00497641" w:rsidRDefault="00000000">
            <w:pPr>
              <w:rPr>
                <w:b/>
                <w:color w:val="3A3A3A"/>
              </w:rPr>
            </w:pPr>
            <w:r>
              <w:rPr>
                <w:b/>
                <w:color w:val="3A3A3A"/>
              </w:rPr>
              <w:t>Defect ID</w:t>
            </w:r>
          </w:p>
          <w:p w14:paraId="4258393E" w14:textId="77777777" w:rsidR="00497641" w:rsidRDefault="00497641">
            <w:pPr>
              <w:rPr>
                <w:b/>
                <w:color w:val="3A3A3A"/>
              </w:rPr>
            </w:pPr>
          </w:p>
        </w:tc>
        <w:tc>
          <w:tcPr>
            <w:tcW w:w="6390" w:type="dxa"/>
            <w:tcBorders>
              <w:top w:val="nil"/>
              <w:left w:val="nil"/>
              <w:bottom w:val="nil"/>
              <w:right w:val="nil"/>
            </w:tcBorders>
            <w:shd w:val="clear" w:color="auto" w:fill="F3F3F3"/>
            <w:tcMar>
              <w:top w:w="100" w:type="dxa"/>
              <w:left w:w="100" w:type="dxa"/>
              <w:bottom w:w="100" w:type="dxa"/>
              <w:right w:w="100" w:type="dxa"/>
            </w:tcMar>
          </w:tcPr>
          <w:p w14:paraId="4D98E726" w14:textId="77777777" w:rsidR="00497641" w:rsidRDefault="00497641">
            <w:pPr>
              <w:rPr>
                <w:color w:val="3A3A3A"/>
              </w:rPr>
            </w:pPr>
          </w:p>
          <w:p w14:paraId="7DE87EA8" w14:textId="77777777" w:rsidR="00497641" w:rsidRDefault="00000000">
            <w:pPr>
              <w:rPr>
                <w:color w:val="3A3A3A"/>
              </w:rPr>
            </w:pPr>
            <w:r>
              <w:rPr>
                <w:color w:val="3A3A3A"/>
              </w:rPr>
              <w:t>W_103</w:t>
            </w:r>
          </w:p>
        </w:tc>
      </w:tr>
      <w:tr w:rsidR="00497641" w14:paraId="6FF2D641"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267AC7CD" w14:textId="77777777" w:rsidR="00497641" w:rsidRDefault="00497641">
            <w:pPr>
              <w:rPr>
                <w:b/>
                <w:color w:val="3A3A3A"/>
              </w:rPr>
            </w:pPr>
          </w:p>
          <w:p w14:paraId="4F4FDA64" w14:textId="77777777" w:rsidR="00497641" w:rsidRDefault="00000000">
            <w:pPr>
              <w:rPr>
                <w:color w:val="3A3A3A"/>
              </w:rPr>
            </w:pPr>
            <w:r>
              <w:rPr>
                <w:b/>
                <w:color w:val="3A3A3A"/>
              </w:rPr>
              <w:t>Defect Title</w:t>
            </w:r>
          </w:p>
        </w:tc>
        <w:tc>
          <w:tcPr>
            <w:tcW w:w="6390" w:type="dxa"/>
            <w:tcBorders>
              <w:top w:val="single" w:sz="5" w:space="0" w:color="DDDDDD"/>
              <w:left w:val="nil"/>
              <w:bottom w:val="nil"/>
              <w:right w:val="nil"/>
            </w:tcBorders>
            <w:tcMar>
              <w:top w:w="100" w:type="dxa"/>
              <w:left w:w="100" w:type="dxa"/>
              <w:bottom w:w="100" w:type="dxa"/>
              <w:right w:w="100" w:type="dxa"/>
            </w:tcMar>
          </w:tcPr>
          <w:p w14:paraId="4579FCC7" w14:textId="77777777" w:rsidR="00497641" w:rsidRDefault="00497641">
            <w:pPr>
              <w:rPr>
                <w:color w:val="3A3A3A"/>
              </w:rPr>
            </w:pPr>
          </w:p>
          <w:p w14:paraId="73E33EF3" w14:textId="77777777" w:rsidR="00497641" w:rsidRDefault="00000000">
            <w:pPr>
              <w:rPr>
                <w:color w:val="3A3A3A"/>
              </w:rPr>
            </w:pPr>
            <w:r>
              <w:rPr>
                <w:color w:val="3A3A3A"/>
              </w:rPr>
              <w:t>Error Message After Clicking 'Add to Cart' Button"</w:t>
            </w:r>
          </w:p>
        </w:tc>
      </w:tr>
      <w:tr w:rsidR="00497641" w14:paraId="15A63437"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52125DB2" w14:textId="77777777" w:rsidR="00497641" w:rsidRDefault="00497641">
            <w:pPr>
              <w:rPr>
                <w:b/>
                <w:color w:val="3A3A3A"/>
              </w:rPr>
            </w:pPr>
          </w:p>
          <w:p w14:paraId="25A146AA" w14:textId="77777777" w:rsidR="00497641" w:rsidRDefault="00000000">
            <w:pPr>
              <w:rPr>
                <w:b/>
                <w:color w:val="3A3A3A"/>
              </w:rPr>
            </w:pPr>
            <w:r>
              <w:rPr>
                <w:b/>
                <w:color w:val="3A3A3A"/>
              </w:rPr>
              <w:t>Module affected</w:t>
            </w:r>
          </w:p>
          <w:p w14:paraId="3720A8CC"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7AF8670F" w14:textId="77777777" w:rsidR="00497641" w:rsidRDefault="00497641">
            <w:pPr>
              <w:rPr>
                <w:color w:val="3A3A3A"/>
              </w:rPr>
            </w:pPr>
          </w:p>
          <w:p w14:paraId="26969932" w14:textId="04DD717B" w:rsidR="00497641" w:rsidRDefault="00000000">
            <w:pPr>
              <w:rPr>
                <w:color w:val="3A3A3A"/>
              </w:rPr>
            </w:pPr>
            <w:r>
              <w:rPr>
                <w:color w:val="3A3A3A"/>
              </w:rPr>
              <w:t xml:space="preserve">My </w:t>
            </w:r>
            <w:r w:rsidR="0080228D">
              <w:rPr>
                <w:color w:val="3A3A3A"/>
              </w:rPr>
              <w:t>Wishlist</w:t>
            </w:r>
            <w:r>
              <w:rPr>
                <w:color w:val="3A3A3A"/>
              </w:rPr>
              <w:t xml:space="preserve"> page</w:t>
            </w:r>
          </w:p>
          <w:p w14:paraId="7A7FD89F" w14:textId="77777777" w:rsidR="00497641" w:rsidRDefault="00497641">
            <w:pPr>
              <w:rPr>
                <w:color w:val="3A3A3A"/>
              </w:rPr>
            </w:pPr>
          </w:p>
        </w:tc>
      </w:tr>
      <w:tr w:rsidR="00497641" w14:paraId="479C8212"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242DDD8D" w14:textId="77777777" w:rsidR="00497641" w:rsidRDefault="00497641">
            <w:pPr>
              <w:rPr>
                <w:b/>
                <w:color w:val="3A3A3A"/>
              </w:rPr>
            </w:pPr>
          </w:p>
          <w:p w14:paraId="0E992D36" w14:textId="77777777" w:rsidR="00497641" w:rsidRDefault="00000000">
            <w:pPr>
              <w:rPr>
                <w:b/>
                <w:color w:val="3A3A3A"/>
              </w:rPr>
            </w:pPr>
            <w:r>
              <w:rPr>
                <w:b/>
                <w:color w:val="3A3A3A"/>
              </w:rPr>
              <w:t>Reporter</w:t>
            </w:r>
          </w:p>
        </w:tc>
        <w:tc>
          <w:tcPr>
            <w:tcW w:w="6390" w:type="dxa"/>
            <w:tcBorders>
              <w:top w:val="single" w:sz="5" w:space="0" w:color="DDDDDD"/>
              <w:left w:val="nil"/>
              <w:bottom w:val="nil"/>
              <w:right w:val="nil"/>
            </w:tcBorders>
            <w:tcMar>
              <w:top w:w="100" w:type="dxa"/>
              <w:left w:w="100" w:type="dxa"/>
              <w:bottom w:w="100" w:type="dxa"/>
              <w:right w:w="100" w:type="dxa"/>
            </w:tcMar>
          </w:tcPr>
          <w:p w14:paraId="256832EE" w14:textId="77777777" w:rsidR="00497641" w:rsidRDefault="00497641">
            <w:pPr>
              <w:rPr>
                <w:color w:val="3A3A3A"/>
              </w:rPr>
            </w:pPr>
          </w:p>
          <w:p w14:paraId="2976A4C9" w14:textId="77777777" w:rsidR="00497641" w:rsidRDefault="00000000">
            <w:pPr>
              <w:rPr>
                <w:color w:val="3A3A3A"/>
              </w:rPr>
            </w:pPr>
            <w:r>
              <w:rPr>
                <w:color w:val="3A3A3A"/>
              </w:rPr>
              <w:t>Swastika Thapa</w:t>
            </w:r>
          </w:p>
        </w:tc>
      </w:tr>
      <w:tr w:rsidR="00497641" w14:paraId="2156A2B2"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5A36B837" w14:textId="77777777" w:rsidR="00497641" w:rsidRDefault="00497641">
            <w:pPr>
              <w:rPr>
                <w:b/>
                <w:color w:val="3A3A3A"/>
              </w:rPr>
            </w:pPr>
          </w:p>
          <w:p w14:paraId="0046015B" w14:textId="77777777" w:rsidR="00497641" w:rsidRDefault="00000000">
            <w:pPr>
              <w:rPr>
                <w:b/>
                <w:color w:val="3A3A3A"/>
              </w:rPr>
            </w:pPr>
            <w:r>
              <w:rPr>
                <w:b/>
                <w:color w:val="3A3A3A"/>
              </w:rPr>
              <w:t>Reported on</w:t>
            </w:r>
          </w:p>
          <w:p w14:paraId="18AEBEB4"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02D6AD2D" w14:textId="77777777" w:rsidR="00497641" w:rsidRDefault="00497641">
            <w:pPr>
              <w:rPr>
                <w:color w:val="3A3A3A"/>
              </w:rPr>
            </w:pPr>
          </w:p>
          <w:p w14:paraId="00BE5885" w14:textId="77777777" w:rsidR="00497641" w:rsidRDefault="00000000">
            <w:pPr>
              <w:rPr>
                <w:color w:val="3A3A3A"/>
              </w:rPr>
            </w:pPr>
            <w:r>
              <w:rPr>
                <w:color w:val="3A3A3A"/>
              </w:rPr>
              <w:t>26-05-2024</w:t>
            </w:r>
          </w:p>
        </w:tc>
      </w:tr>
      <w:tr w:rsidR="00497641" w14:paraId="78CC16C5"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13AC4210" w14:textId="77777777" w:rsidR="00497641" w:rsidRDefault="00497641">
            <w:pPr>
              <w:rPr>
                <w:b/>
                <w:color w:val="3A3A3A"/>
              </w:rPr>
            </w:pPr>
          </w:p>
          <w:p w14:paraId="526F0996" w14:textId="77777777" w:rsidR="00497641" w:rsidRDefault="00000000">
            <w:pPr>
              <w:rPr>
                <w:b/>
                <w:color w:val="3A3A3A"/>
              </w:rPr>
            </w:pPr>
            <w:r>
              <w:rPr>
                <w:b/>
                <w:color w:val="3A3A3A"/>
              </w:rPr>
              <w:t>Status</w:t>
            </w:r>
          </w:p>
          <w:p w14:paraId="08CF904E"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1DDFC32D" w14:textId="77777777" w:rsidR="00497641" w:rsidRDefault="00497641">
            <w:pPr>
              <w:rPr>
                <w:color w:val="3A3A3A"/>
              </w:rPr>
            </w:pPr>
          </w:p>
          <w:p w14:paraId="2C4F49B9" w14:textId="77777777" w:rsidR="00497641" w:rsidRDefault="00000000">
            <w:pPr>
              <w:rPr>
                <w:color w:val="3A3A3A"/>
              </w:rPr>
            </w:pPr>
            <w:r>
              <w:rPr>
                <w:color w:val="3A3A3A"/>
              </w:rPr>
              <w:t>New</w:t>
            </w:r>
          </w:p>
        </w:tc>
      </w:tr>
      <w:tr w:rsidR="00497641" w14:paraId="33C7362A"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4892783B" w14:textId="77777777" w:rsidR="00497641" w:rsidRDefault="00497641">
            <w:pPr>
              <w:rPr>
                <w:b/>
                <w:color w:val="3A3A3A"/>
              </w:rPr>
            </w:pPr>
          </w:p>
          <w:p w14:paraId="361B423B" w14:textId="77777777" w:rsidR="00497641" w:rsidRDefault="00000000">
            <w:pPr>
              <w:rPr>
                <w:b/>
                <w:color w:val="3A3A3A"/>
              </w:rPr>
            </w:pPr>
            <w:r>
              <w:rPr>
                <w:b/>
                <w:color w:val="3A3A3A"/>
              </w:rPr>
              <w:t>Assigned To</w:t>
            </w:r>
          </w:p>
          <w:p w14:paraId="4EC8A042"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01B8E11E" w14:textId="77777777" w:rsidR="00497641" w:rsidRDefault="00497641">
            <w:pPr>
              <w:rPr>
                <w:color w:val="3A3A3A"/>
              </w:rPr>
            </w:pPr>
          </w:p>
          <w:p w14:paraId="2CA0E6E9" w14:textId="77777777" w:rsidR="00497641" w:rsidRDefault="00000000">
            <w:pPr>
              <w:rPr>
                <w:color w:val="3A3A3A"/>
              </w:rPr>
            </w:pPr>
            <w:r>
              <w:rPr>
                <w:color w:val="3A3A3A"/>
              </w:rPr>
              <w:t>Developer ABC</w:t>
            </w:r>
          </w:p>
        </w:tc>
      </w:tr>
      <w:tr w:rsidR="00497641" w14:paraId="7451F8BA" w14:textId="77777777">
        <w:trPr>
          <w:trHeight w:val="1965"/>
        </w:trPr>
        <w:tc>
          <w:tcPr>
            <w:tcW w:w="3075" w:type="dxa"/>
            <w:tcBorders>
              <w:top w:val="single" w:sz="5" w:space="0" w:color="DDDDDD"/>
              <w:left w:val="nil"/>
              <w:bottom w:val="nil"/>
              <w:right w:val="nil"/>
            </w:tcBorders>
            <w:tcMar>
              <w:top w:w="100" w:type="dxa"/>
              <w:left w:w="100" w:type="dxa"/>
              <w:bottom w:w="100" w:type="dxa"/>
              <w:right w:w="100" w:type="dxa"/>
            </w:tcMar>
          </w:tcPr>
          <w:p w14:paraId="7C75B89A" w14:textId="77777777" w:rsidR="00497641" w:rsidRDefault="00497641">
            <w:pPr>
              <w:rPr>
                <w:b/>
                <w:color w:val="3A3A3A"/>
              </w:rPr>
            </w:pPr>
          </w:p>
          <w:p w14:paraId="4B37F9DC" w14:textId="77777777" w:rsidR="00497641" w:rsidRDefault="00497641">
            <w:pPr>
              <w:rPr>
                <w:b/>
                <w:color w:val="3A3A3A"/>
              </w:rPr>
            </w:pPr>
          </w:p>
          <w:p w14:paraId="3D7947F6" w14:textId="77777777" w:rsidR="00497641" w:rsidRDefault="00000000">
            <w:pPr>
              <w:rPr>
                <w:color w:val="3A3A3A"/>
              </w:rPr>
            </w:pPr>
            <w:r>
              <w:rPr>
                <w:b/>
                <w:color w:val="3A3A3A"/>
              </w:rPr>
              <w:t>Defect Description</w:t>
            </w:r>
          </w:p>
        </w:tc>
        <w:tc>
          <w:tcPr>
            <w:tcW w:w="6390" w:type="dxa"/>
            <w:tcBorders>
              <w:top w:val="single" w:sz="5" w:space="0" w:color="DDDDDD"/>
              <w:left w:val="nil"/>
              <w:bottom w:val="nil"/>
              <w:right w:val="nil"/>
            </w:tcBorders>
            <w:tcMar>
              <w:top w:w="100" w:type="dxa"/>
              <w:left w:w="100" w:type="dxa"/>
              <w:bottom w:w="100" w:type="dxa"/>
              <w:right w:w="100" w:type="dxa"/>
            </w:tcMar>
          </w:tcPr>
          <w:p w14:paraId="70CA7671" w14:textId="77777777" w:rsidR="00497641" w:rsidRDefault="00497641">
            <w:pPr>
              <w:rPr>
                <w:color w:val="3A3A3A"/>
              </w:rPr>
            </w:pPr>
          </w:p>
          <w:p w14:paraId="222EB13B" w14:textId="77777777" w:rsidR="00497641" w:rsidRDefault="00000000">
            <w:pPr>
              <w:jc w:val="both"/>
              <w:rPr>
                <w:color w:val="3A3A3A"/>
              </w:rPr>
            </w:pPr>
            <w:r>
              <w:rPr>
                <w:color w:val="3A3A3A"/>
              </w:rPr>
              <w:t>After clicking the "Add to Cart" button directly displays an error message, bypassing the cart interface.</w:t>
            </w:r>
          </w:p>
        </w:tc>
      </w:tr>
      <w:tr w:rsidR="00497641" w14:paraId="530A1944" w14:textId="77777777">
        <w:trPr>
          <w:trHeight w:val="1545"/>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07BFDEAD" w14:textId="77777777" w:rsidR="00497641" w:rsidRDefault="00497641">
            <w:pPr>
              <w:rPr>
                <w:b/>
                <w:color w:val="3A3A3A"/>
              </w:rPr>
            </w:pPr>
          </w:p>
          <w:p w14:paraId="66CE43EC" w14:textId="77777777" w:rsidR="00497641" w:rsidRDefault="00000000">
            <w:pPr>
              <w:rPr>
                <w:color w:val="3A3A3A"/>
              </w:rPr>
            </w:pPr>
            <w:r>
              <w:rPr>
                <w:b/>
                <w:color w:val="3A3A3A"/>
              </w:rPr>
              <w:t>Steps to reproduce</w:t>
            </w:r>
          </w:p>
          <w:p w14:paraId="1210B3F7"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25D4CE8B" w14:textId="77777777" w:rsidR="00497641" w:rsidRDefault="00497641">
            <w:pPr>
              <w:ind w:left="720"/>
              <w:rPr>
                <w:color w:val="3A3A3A"/>
              </w:rPr>
            </w:pPr>
          </w:p>
          <w:p w14:paraId="70046CBB" w14:textId="77777777" w:rsidR="00497641" w:rsidRDefault="00000000">
            <w:pPr>
              <w:rPr>
                <w:color w:val="3A3A3A"/>
              </w:rPr>
            </w:pPr>
            <w:r>
              <w:rPr>
                <w:color w:val="3A3A3A"/>
              </w:rPr>
              <w:t>1. Open website with valid URL</w:t>
            </w:r>
          </w:p>
          <w:p w14:paraId="74CC31A6" w14:textId="77777777" w:rsidR="00497641" w:rsidRDefault="00000000">
            <w:pPr>
              <w:rPr>
                <w:color w:val="3A3A3A"/>
              </w:rPr>
            </w:pPr>
            <w:r>
              <w:rPr>
                <w:color w:val="3A3A3A"/>
              </w:rPr>
              <w:t>2. Navigate to Home page</w:t>
            </w:r>
          </w:p>
          <w:p w14:paraId="5899A6EA" w14:textId="77777777" w:rsidR="00497641" w:rsidRDefault="00000000">
            <w:pPr>
              <w:rPr>
                <w:color w:val="3A3A3A"/>
              </w:rPr>
            </w:pPr>
            <w:r>
              <w:rPr>
                <w:color w:val="3A3A3A"/>
              </w:rPr>
              <w:t>3. Click any specific product.</w:t>
            </w:r>
          </w:p>
          <w:p w14:paraId="19A5315B" w14:textId="77777777" w:rsidR="00497641" w:rsidRDefault="00000000">
            <w:pPr>
              <w:rPr>
                <w:color w:val="3A3A3A"/>
              </w:rPr>
            </w:pPr>
            <w:r>
              <w:rPr>
                <w:color w:val="3A3A3A"/>
              </w:rPr>
              <w:t>4. Click heart icon.</w:t>
            </w:r>
          </w:p>
          <w:p w14:paraId="71633B6F" w14:textId="77777777" w:rsidR="00497641" w:rsidRDefault="00000000">
            <w:pPr>
              <w:rPr>
                <w:color w:val="3A3A3A"/>
              </w:rPr>
            </w:pPr>
            <w:r>
              <w:rPr>
                <w:color w:val="3A3A3A"/>
              </w:rPr>
              <w:t xml:space="preserve">5. Click on my account </w:t>
            </w:r>
          </w:p>
          <w:p w14:paraId="06EC0731" w14:textId="0BD9AE6B" w:rsidR="00497641" w:rsidRDefault="00000000">
            <w:pPr>
              <w:rPr>
                <w:color w:val="3A3A3A"/>
              </w:rPr>
            </w:pPr>
            <w:r>
              <w:rPr>
                <w:color w:val="3A3A3A"/>
              </w:rPr>
              <w:t xml:space="preserve">6. Click on my </w:t>
            </w:r>
            <w:r w:rsidR="00EE3107">
              <w:rPr>
                <w:color w:val="3A3A3A"/>
              </w:rPr>
              <w:t>Wishlist</w:t>
            </w:r>
            <w:r>
              <w:rPr>
                <w:color w:val="3A3A3A"/>
              </w:rPr>
              <w:t xml:space="preserve"> product</w:t>
            </w:r>
          </w:p>
          <w:p w14:paraId="27DC8BA3" w14:textId="0D1A1A49" w:rsidR="00497641" w:rsidRDefault="00000000">
            <w:pPr>
              <w:rPr>
                <w:color w:val="3A3A3A"/>
              </w:rPr>
            </w:pPr>
            <w:r>
              <w:rPr>
                <w:color w:val="3A3A3A"/>
              </w:rPr>
              <w:t xml:space="preserve">7. Click Add </w:t>
            </w:r>
            <w:r w:rsidR="00EE3107">
              <w:rPr>
                <w:color w:val="3A3A3A"/>
              </w:rPr>
              <w:t>all</w:t>
            </w:r>
            <w:r>
              <w:rPr>
                <w:color w:val="3A3A3A"/>
              </w:rPr>
              <w:t xml:space="preserve"> to Cart button</w:t>
            </w:r>
          </w:p>
          <w:p w14:paraId="52E5C5D4" w14:textId="68E2725C" w:rsidR="00497641" w:rsidRDefault="00000000">
            <w:pPr>
              <w:rPr>
                <w:color w:val="3A3A3A"/>
              </w:rPr>
            </w:pPr>
            <w:r>
              <w:rPr>
                <w:color w:val="3A3A3A"/>
              </w:rPr>
              <w:t xml:space="preserve">8. Check whether product </w:t>
            </w:r>
            <w:r w:rsidR="00EE3107">
              <w:rPr>
                <w:color w:val="3A3A3A"/>
              </w:rPr>
              <w:t>directly</w:t>
            </w:r>
            <w:r>
              <w:rPr>
                <w:color w:val="3A3A3A"/>
              </w:rPr>
              <w:t xml:space="preserve"> </w:t>
            </w:r>
          </w:p>
          <w:p w14:paraId="53E33925" w14:textId="77777777" w:rsidR="00497641" w:rsidRDefault="00000000">
            <w:pPr>
              <w:rPr>
                <w:color w:val="3A3A3A"/>
              </w:rPr>
            </w:pPr>
            <w:r>
              <w:rPr>
                <w:color w:val="3A3A3A"/>
              </w:rPr>
              <w:lastRenderedPageBreak/>
              <w:t>add to cart.</w:t>
            </w:r>
          </w:p>
          <w:p w14:paraId="4F142632" w14:textId="77777777" w:rsidR="00497641" w:rsidRDefault="00497641">
            <w:pPr>
              <w:rPr>
                <w:color w:val="3A3A3A"/>
              </w:rPr>
            </w:pPr>
          </w:p>
        </w:tc>
      </w:tr>
      <w:tr w:rsidR="00497641" w14:paraId="4C78B258"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45781C05" w14:textId="77777777" w:rsidR="00497641" w:rsidRDefault="00497641">
            <w:pPr>
              <w:rPr>
                <w:b/>
                <w:color w:val="3A3A3A"/>
              </w:rPr>
            </w:pPr>
          </w:p>
          <w:p w14:paraId="2BD7CF3F" w14:textId="77777777" w:rsidR="00497641" w:rsidRDefault="00497641">
            <w:pPr>
              <w:rPr>
                <w:b/>
                <w:color w:val="3A3A3A"/>
              </w:rPr>
            </w:pPr>
          </w:p>
          <w:p w14:paraId="11367F27" w14:textId="77777777" w:rsidR="00497641" w:rsidRDefault="00000000">
            <w:pPr>
              <w:rPr>
                <w:b/>
                <w:color w:val="3A3A3A"/>
              </w:rPr>
            </w:pPr>
            <w:r>
              <w:rPr>
                <w:b/>
                <w:color w:val="3A3A3A"/>
              </w:rPr>
              <w:t>Expected Result</w:t>
            </w:r>
          </w:p>
          <w:p w14:paraId="72B8B7C8"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336F71D6" w14:textId="77777777" w:rsidR="00497641" w:rsidRDefault="00497641">
            <w:pPr>
              <w:rPr>
                <w:color w:val="3A3A3A"/>
              </w:rPr>
            </w:pPr>
          </w:p>
          <w:p w14:paraId="556EF416" w14:textId="77777777" w:rsidR="00497641" w:rsidRDefault="00497641">
            <w:pPr>
              <w:rPr>
                <w:color w:val="3A3A3A"/>
              </w:rPr>
            </w:pPr>
          </w:p>
          <w:p w14:paraId="1C96C590" w14:textId="77777777" w:rsidR="00497641" w:rsidRDefault="00000000">
            <w:pPr>
              <w:rPr>
                <w:color w:val="3A3A3A"/>
              </w:rPr>
            </w:pPr>
            <w:r>
              <w:rPr>
                <w:color w:val="3A3A3A"/>
              </w:rPr>
              <w:t>After clicking the "Add to Cart" button, a cart interface should appear where users can fill in any mandatory fields (e.g., quantity, size) before confirming the addition of the product to their cart.</w:t>
            </w:r>
          </w:p>
          <w:p w14:paraId="5F25E96C" w14:textId="77777777" w:rsidR="00497641" w:rsidRDefault="00497641">
            <w:pPr>
              <w:rPr>
                <w:color w:val="3A3A3A"/>
              </w:rPr>
            </w:pPr>
          </w:p>
        </w:tc>
      </w:tr>
      <w:tr w:rsidR="00497641" w14:paraId="2C8940E8"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4D5EB934" w14:textId="77777777" w:rsidR="00497641" w:rsidRDefault="00497641">
            <w:pPr>
              <w:rPr>
                <w:b/>
                <w:color w:val="3A3A3A"/>
              </w:rPr>
            </w:pPr>
          </w:p>
          <w:p w14:paraId="45F3D48F" w14:textId="77777777" w:rsidR="00497641" w:rsidRDefault="00000000">
            <w:pPr>
              <w:rPr>
                <w:color w:val="3A3A3A"/>
              </w:rPr>
            </w:pPr>
            <w:r>
              <w:rPr>
                <w:b/>
                <w:color w:val="3A3A3A"/>
              </w:rPr>
              <w:t>Actual Result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362E5588" w14:textId="77777777" w:rsidR="00497641" w:rsidRDefault="00497641">
            <w:pPr>
              <w:rPr>
                <w:color w:val="3A3A3A"/>
              </w:rPr>
            </w:pPr>
          </w:p>
          <w:p w14:paraId="2A94053E" w14:textId="77777777" w:rsidR="00497641" w:rsidRDefault="00000000">
            <w:pPr>
              <w:rPr>
                <w:color w:val="3A3A3A"/>
              </w:rPr>
            </w:pPr>
            <w:r>
              <w:rPr>
                <w:color w:val="3A3A3A"/>
              </w:rPr>
              <w:t>Clicking the "Add to Cart" button directly displays an error message, bypassing the cart interface.</w:t>
            </w:r>
          </w:p>
          <w:p w14:paraId="0B99F644" w14:textId="77777777" w:rsidR="00497641" w:rsidRDefault="00497641">
            <w:pPr>
              <w:rPr>
                <w:color w:val="3A3A3A"/>
              </w:rPr>
            </w:pPr>
          </w:p>
        </w:tc>
      </w:tr>
      <w:tr w:rsidR="00497641" w14:paraId="3F819055" w14:textId="77777777">
        <w:trPr>
          <w:trHeight w:val="3225"/>
        </w:trPr>
        <w:tc>
          <w:tcPr>
            <w:tcW w:w="3075" w:type="dxa"/>
            <w:tcBorders>
              <w:top w:val="single" w:sz="5" w:space="0" w:color="DDDDDD"/>
              <w:left w:val="nil"/>
              <w:bottom w:val="nil"/>
              <w:right w:val="nil"/>
            </w:tcBorders>
            <w:tcMar>
              <w:top w:w="100" w:type="dxa"/>
              <w:left w:w="100" w:type="dxa"/>
              <w:bottom w:w="100" w:type="dxa"/>
              <w:right w:w="100" w:type="dxa"/>
            </w:tcMar>
          </w:tcPr>
          <w:p w14:paraId="288BD295" w14:textId="77777777" w:rsidR="00497641" w:rsidRDefault="00497641">
            <w:pPr>
              <w:rPr>
                <w:b/>
                <w:color w:val="3A3A3A"/>
              </w:rPr>
            </w:pPr>
          </w:p>
          <w:p w14:paraId="171A70DA" w14:textId="6605B6A3" w:rsidR="00497641" w:rsidRDefault="00C86C31">
            <w:pPr>
              <w:rPr>
                <w:color w:val="3A3A3A"/>
              </w:rPr>
            </w:pPr>
            <w:r>
              <w:rPr>
                <w:b/>
                <w:noProof/>
                <w:color w:val="3A3A3A"/>
              </w:rPr>
              <mc:AlternateContent>
                <mc:Choice Requires="wps">
                  <w:drawing>
                    <wp:anchor distT="0" distB="0" distL="114300" distR="114300" simplePos="0" relativeHeight="251713536" behindDoc="0" locked="0" layoutInCell="1" allowOverlap="1" wp14:anchorId="043C7D1C" wp14:editId="0FBFC243">
                      <wp:simplePos x="0" y="0"/>
                      <wp:positionH relativeFrom="column">
                        <wp:posOffset>1070840</wp:posOffset>
                      </wp:positionH>
                      <wp:positionV relativeFrom="paragraph">
                        <wp:posOffset>332625</wp:posOffset>
                      </wp:positionV>
                      <wp:extent cx="1115291" cy="0"/>
                      <wp:effectExtent l="38100" t="76200" r="27940" b="133350"/>
                      <wp:wrapNone/>
                      <wp:docPr id="1203656926" name="Straight Arrow Connector 35"/>
                      <wp:cNvGraphicFramePr/>
                      <a:graphic xmlns:a="http://schemas.openxmlformats.org/drawingml/2006/main">
                        <a:graphicData uri="http://schemas.microsoft.com/office/word/2010/wordprocessingShape">
                          <wps:wsp>
                            <wps:cNvCnPr/>
                            <wps:spPr>
                              <a:xfrm>
                                <a:off x="0" y="0"/>
                                <a:ext cx="1115291" cy="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41185E4" id="Straight Arrow Connector 35" o:spid="_x0000_s1026" type="#_x0000_t32" style="position:absolute;margin-left:84.3pt;margin-top:26.2pt;width:87.8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" strokecolor="red" strokeweight="2pt">
                      <v:stroke endarrow="block"/>
                      <v:shadow on="t" color="black" opacity="24903f" origin=",.5" offset="0,.55556mm"/>
                    </v:shape>
                  </w:pict>
                </mc:Fallback>
              </mc:AlternateContent>
            </w:r>
            <w:r w:rsidR="00000000">
              <w:rPr>
                <w:b/>
                <w:color w:val="3A3A3A"/>
              </w:rPr>
              <w:t>Evidence/attachment</w:t>
            </w:r>
          </w:p>
        </w:tc>
        <w:tc>
          <w:tcPr>
            <w:tcW w:w="6390" w:type="dxa"/>
            <w:tcBorders>
              <w:top w:val="single" w:sz="5" w:space="0" w:color="DDDDDD"/>
              <w:left w:val="nil"/>
              <w:bottom w:val="nil"/>
              <w:right w:val="nil"/>
            </w:tcBorders>
            <w:tcMar>
              <w:top w:w="100" w:type="dxa"/>
              <w:left w:w="100" w:type="dxa"/>
              <w:bottom w:w="100" w:type="dxa"/>
              <w:right w:w="100" w:type="dxa"/>
            </w:tcMar>
          </w:tcPr>
          <w:p w14:paraId="6C68230D" w14:textId="77777777" w:rsidR="00497641" w:rsidRDefault="00000000">
            <w:pPr>
              <w:rPr>
                <w:color w:val="3A3A3A"/>
              </w:rPr>
            </w:pPr>
            <w:r>
              <w:rPr>
                <w:color w:val="3A3A3A"/>
              </w:rPr>
              <w:t xml:space="preserve">SS: </w:t>
            </w:r>
          </w:p>
          <w:p w14:paraId="72158AFA" w14:textId="38B2CB40" w:rsidR="00497641" w:rsidRDefault="00C86C31">
            <w:pPr>
              <w:rPr>
                <w:color w:val="3A3A3A"/>
              </w:rPr>
            </w:pPr>
            <w:r>
              <w:rPr>
                <w:noProof/>
                <w:color w:val="3A3A3A"/>
              </w:rPr>
              <mc:AlternateContent>
                <mc:Choice Requires="wps">
                  <w:drawing>
                    <wp:anchor distT="0" distB="0" distL="114300" distR="114300" simplePos="0" relativeHeight="251712512" behindDoc="0" locked="0" layoutInCell="1" allowOverlap="1" wp14:anchorId="3E2C35EF" wp14:editId="25A58904">
                      <wp:simplePos x="0" y="0"/>
                      <wp:positionH relativeFrom="column">
                        <wp:posOffset>88034</wp:posOffset>
                      </wp:positionH>
                      <wp:positionV relativeFrom="paragraph">
                        <wp:posOffset>62461</wp:posOffset>
                      </wp:positionV>
                      <wp:extent cx="3893127" cy="678873"/>
                      <wp:effectExtent l="57150" t="19050" r="69850" b="102235"/>
                      <wp:wrapNone/>
                      <wp:docPr id="949565331" name="Rectangle 34"/>
                      <wp:cNvGraphicFramePr/>
                      <a:graphic xmlns:a="http://schemas.openxmlformats.org/drawingml/2006/main">
                        <a:graphicData uri="http://schemas.microsoft.com/office/word/2010/wordprocessingShape">
                          <wps:wsp>
                            <wps:cNvSpPr/>
                            <wps:spPr>
                              <a:xfrm>
                                <a:off x="0" y="0"/>
                                <a:ext cx="3893127" cy="678873"/>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D94243" id="Rectangle 34" o:spid="_x0000_s1026" style="position:absolute;margin-left:6.95pt;margin-top:4.9pt;width:306.55pt;height:53.4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" filled="f" strokecolor="red">
                      <v:shadow on="t" color="black" opacity="22937f" origin=",.5" offset="0,.63889mm"/>
                    </v:rect>
                  </w:pict>
                </mc:Fallback>
              </mc:AlternateContent>
            </w:r>
            <w:r w:rsidR="00000000">
              <w:rPr>
                <w:noProof/>
                <w:color w:val="3A3A3A"/>
              </w:rPr>
              <w:drawing>
                <wp:inline distT="114300" distB="114300" distL="114300" distR="114300" wp14:anchorId="04DEA04C" wp14:editId="6BB84312">
                  <wp:extent cx="3924300" cy="5334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3924300" cy="533400"/>
                          </a:xfrm>
                          <a:prstGeom prst="rect">
                            <a:avLst/>
                          </a:prstGeom>
                          <a:ln/>
                        </pic:spPr>
                      </pic:pic>
                    </a:graphicData>
                  </a:graphic>
                </wp:inline>
              </w:drawing>
            </w:r>
          </w:p>
        </w:tc>
      </w:tr>
      <w:tr w:rsidR="00497641" w14:paraId="7EC4F9F8"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688ADBED" w14:textId="77777777" w:rsidR="00497641" w:rsidRDefault="00497641">
            <w:pPr>
              <w:rPr>
                <w:b/>
                <w:color w:val="3A3A3A"/>
              </w:rPr>
            </w:pPr>
          </w:p>
          <w:p w14:paraId="32240524" w14:textId="77777777" w:rsidR="00497641" w:rsidRDefault="00000000">
            <w:pPr>
              <w:rPr>
                <w:b/>
                <w:color w:val="3A3A3A"/>
              </w:rPr>
            </w:pPr>
            <w:r>
              <w:rPr>
                <w:b/>
                <w:color w:val="3A3A3A"/>
              </w:rPr>
              <w:t>Severity</w:t>
            </w:r>
          </w:p>
          <w:p w14:paraId="2AE5FB17"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53DE5FFF" w14:textId="77777777" w:rsidR="00497641" w:rsidRDefault="00497641">
            <w:pPr>
              <w:rPr>
                <w:color w:val="3A3A3A"/>
              </w:rPr>
            </w:pPr>
          </w:p>
          <w:p w14:paraId="15158DC9" w14:textId="77777777" w:rsidR="00497641" w:rsidRDefault="00000000">
            <w:pPr>
              <w:rPr>
                <w:color w:val="3A3A3A"/>
              </w:rPr>
            </w:pPr>
            <w:r>
              <w:rPr>
                <w:color w:val="3A3A3A"/>
              </w:rPr>
              <w:t>Low</w:t>
            </w:r>
          </w:p>
          <w:p w14:paraId="76ED0AD1" w14:textId="77777777" w:rsidR="00497641" w:rsidRDefault="00497641">
            <w:pPr>
              <w:rPr>
                <w:color w:val="3A3A3A"/>
              </w:rPr>
            </w:pPr>
          </w:p>
        </w:tc>
      </w:tr>
      <w:tr w:rsidR="00497641" w14:paraId="03E855CC" w14:textId="77777777">
        <w:trPr>
          <w:trHeight w:val="770"/>
        </w:trPr>
        <w:tc>
          <w:tcPr>
            <w:tcW w:w="3075" w:type="dxa"/>
            <w:tcBorders>
              <w:top w:val="single" w:sz="5" w:space="0" w:color="DDDDDD"/>
              <w:left w:val="nil"/>
              <w:bottom w:val="nil"/>
              <w:right w:val="nil"/>
            </w:tcBorders>
            <w:tcMar>
              <w:top w:w="100" w:type="dxa"/>
              <w:left w:w="100" w:type="dxa"/>
              <w:bottom w:w="100" w:type="dxa"/>
              <w:right w:w="100" w:type="dxa"/>
            </w:tcMar>
          </w:tcPr>
          <w:p w14:paraId="65B69DA5" w14:textId="77777777" w:rsidR="00497641" w:rsidRDefault="00497641">
            <w:pPr>
              <w:rPr>
                <w:b/>
                <w:color w:val="3A3A3A"/>
              </w:rPr>
            </w:pPr>
          </w:p>
          <w:p w14:paraId="29CABB34" w14:textId="77777777" w:rsidR="00497641" w:rsidRDefault="00000000">
            <w:pPr>
              <w:rPr>
                <w:b/>
                <w:color w:val="3A3A3A"/>
              </w:rPr>
            </w:pPr>
            <w:r>
              <w:rPr>
                <w:b/>
                <w:color w:val="3A3A3A"/>
              </w:rPr>
              <w:t>Priority</w:t>
            </w:r>
          </w:p>
          <w:p w14:paraId="617C81D2"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008D3D85" w14:textId="77777777" w:rsidR="00497641" w:rsidRDefault="00497641">
            <w:pPr>
              <w:rPr>
                <w:color w:val="3A3A3A"/>
              </w:rPr>
            </w:pPr>
          </w:p>
          <w:p w14:paraId="457DBDD4" w14:textId="77777777" w:rsidR="00497641" w:rsidRDefault="00000000">
            <w:pPr>
              <w:rPr>
                <w:color w:val="3A3A3A"/>
              </w:rPr>
            </w:pPr>
            <w:r>
              <w:rPr>
                <w:color w:val="3A3A3A"/>
              </w:rPr>
              <w:t>High</w:t>
            </w:r>
          </w:p>
        </w:tc>
      </w:tr>
      <w:tr w:rsidR="00497641" w14:paraId="114D927C"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033021A5" w14:textId="77777777" w:rsidR="00497641" w:rsidRDefault="00000000">
            <w:pPr>
              <w:rPr>
                <w:color w:val="3A3A3A"/>
              </w:rPr>
            </w:pPr>
            <w:r>
              <w:rPr>
                <w:b/>
                <w:color w:val="3A3A3A"/>
              </w:rPr>
              <w:t>Environment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688762B3" w14:textId="77777777" w:rsidR="00497641" w:rsidRDefault="00000000">
            <w:pPr>
              <w:rPr>
                <w:color w:val="3A3A3A"/>
              </w:rPr>
            </w:pPr>
            <w:r>
              <w:rPr>
                <w:color w:val="3A3A3A"/>
              </w:rPr>
              <w:t>OS: Windows (x86) 11</w:t>
            </w:r>
          </w:p>
          <w:p w14:paraId="2CE249DE" w14:textId="77777777" w:rsidR="00497641" w:rsidRDefault="00000000">
            <w:pPr>
              <w:rPr>
                <w:color w:val="3A3A3A"/>
              </w:rPr>
            </w:pPr>
            <w:r>
              <w:rPr>
                <w:color w:val="3A3A3A"/>
              </w:rPr>
              <w:t>Browser: Chrome 124.0.6367.208</w:t>
            </w:r>
          </w:p>
          <w:p w14:paraId="00389628" w14:textId="77777777" w:rsidR="00497641" w:rsidRDefault="00000000">
            <w:pPr>
              <w:rPr>
                <w:color w:val="3A3A3A"/>
              </w:rPr>
            </w:pPr>
            <w:r>
              <w:rPr>
                <w:color w:val="3A3A3A"/>
              </w:rPr>
              <w:t>Window size: 1536x730</w:t>
            </w:r>
          </w:p>
          <w:p w14:paraId="15E51B1B" w14:textId="77777777" w:rsidR="00497641" w:rsidRDefault="00000000">
            <w:pPr>
              <w:rPr>
                <w:color w:val="3A3A3A"/>
              </w:rPr>
            </w:pPr>
            <w:r>
              <w:rPr>
                <w:color w:val="3A3A3A"/>
              </w:rPr>
              <w:t>Device: HP Laptop</w:t>
            </w:r>
          </w:p>
        </w:tc>
      </w:tr>
    </w:tbl>
    <w:p w14:paraId="67F95F51" w14:textId="77777777" w:rsidR="00497641" w:rsidRDefault="00497641"/>
    <w:p w14:paraId="64CA8244" w14:textId="77777777" w:rsidR="00497641" w:rsidRDefault="00497641"/>
    <w:p w14:paraId="47F466EF" w14:textId="4A8C4EBE" w:rsidR="00497641" w:rsidRDefault="00C86C31">
      <w:r>
        <w:rPr>
          <w:b/>
          <w:noProof/>
          <w:color w:val="38761D"/>
          <w:sz w:val="26"/>
          <w:szCs w:val="26"/>
          <w:u w:val="single"/>
        </w:rPr>
        <mc:AlternateContent>
          <mc:Choice Requires="wps">
            <w:drawing>
              <wp:anchor distT="0" distB="0" distL="114300" distR="114300" simplePos="0" relativeHeight="251715584" behindDoc="0" locked="0" layoutInCell="1" allowOverlap="1" wp14:anchorId="03B5B707" wp14:editId="6D3B3F83">
                <wp:simplePos x="0" y="0"/>
                <wp:positionH relativeFrom="column">
                  <wp:posOffset>0</wp:posOffset>
                </wp:positionH>
                <wp:positionV relativeFrom="paragraph">
                  <wp:posOffset>38100</wp:posOffset>
                </wp:positionV>
                <wp:extent cx="5985163" cy="0"/>
                <wp:effectExtent l="38100" t="38100" r="73025" b="95250"/>
                <wp:wrapNone/>
                <wp:docPr id="1431254001" name="Straight Connector 21"/>
                <wp:cNvGraphicFramePr/>
                <a:graphic xmlns:a="http://schemas.openxmlformats.org/drawingml/2006/main">
                  <a:graphicData uri="http://schemas.microsoft.com/office/word/2010/wordprocessingShape">
                    <wps:wsp>
                      <wps:cNvCnPr/>
                      <wps:spPr>
                        <a:xfrm>
                          <a:off x="0" y="0"/>
                          <a:ext cx="598516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977919D" id="Straight Connector 21"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0,3pt" to="471.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" strokecolor="#4f81bd [3204]" strokeweight="2pt">
                <v:shadow on="t" color="black" opacity="24903f" origin=",.5" offset="0,.55556mm"/>
              </v:line>
            </w:pict>
          </mc:Fallback>
        </mc:AlternateContent>
      </w:r>
    </w:p>
    <w:p w14:paraId="061DBED0" w14:textId="77777777" w:rsidR="00497641" w:rsidRDefault="00497641"/>
    <w:p w14:paraId="246CCBB8" w14:textId="77777777" w:rsidR="001628F9" w:rsidRDefault="001628F9">
      <w:pPr>
        <w:rPr>
          <w:b/>
          <w:color w:val="38761D"/>
          <w:sz w:val="26"/>
          <w:szCs w:val="26"/>
          <w:u w:val="single"/>
        </w:rPr>
      </w:pPr>
    </w:p>
    <w:p w14:paraId="3E2DD8D3" w14:textId="5596935F" w:rsidR="00497641" w:rsidRDefault="00000000">
      <w:pPr>
        <w:rPr>
          <w:b/>
          <w:color w:val="38761D"/>
          <w:sz w:val="26"/>
          <w:szCs w:val="26"/>
          <w:u w:val="single"/>
        </w:rPr>
      </w:pPr>
      <w:r>
        <w:rPr>
          <w:b/>
          <w:color w:val="38761D"/>
          <w:sz w:val="26"/>
          <w:szCs w:val="26"/>
          <w:u w:val="single"/>
        </w:rPr>
        <w:lastRenderedPageBreak/>
        <w:t>Report: 2</w:t>
      </w:r>
      <w:r w:rsidR="001628F9">
        <w:rPr>
          <w:b/>
          <w:color w:val="38761D"/>
          <w:sz w:val="26"/>
          <w:szCs w:val="26"/>
          <w:u w:val="single"/>
        </w:rPr>
        <w:t>1</w:t>
      </w:r>
    </w:p>
    <w:p w14:paraId="7FE3F762" w14:textId="77777777" w:rsidR="00497641" w:rsidRDefault="00497641"/>
    <w:p w14:paraId="6796578C" w14:textId="77777777" w:rsidR="00497641" w:rsidRDefault="00000000">
      <w:pPr>
        <w:rPr>
          <w:b/>
        </w:rPr>
      </w:pPr>
      <w:r>
        <w:rPr>
          <w:b/>
        </w:rPr>
        <w:t>Component / Module: My Account/ My Wishlist</w:t>
      </w:r>
    </w:p>
    <w:p w14:paraId="0DA973E6" w14:textId="77777777" w:rsidR="00497641" w:rsidRDefault="00000000">
      <w:pPr>
        <w:rPr>
          <w:b/>
        </w:rPr>
      </w:pPr>
      <w:r>
        <w:rPr>
          <w:b/>
        </w:rPr>
        <w:t xml:space="preserve">Reporter: </w:t>
      </w:r>
      <w:r>
        <w:rPr>
          <w:b/>
        </w:rPr>
        <w:tab/>
      </w:r>
      <w:r>
        <w:rPr>
          <w:b/>
        </w:rPr>
        <w:tab/>
        <w:t>Swastika Thapa</w:t>
      </w:r>
    </w:p>
    <w:p w14:paraId="38CFF075" w14:textId="77777777" w:rsidR="00497641" w:rsidRDefault="00000000">
      <w:pPr>
        <w:rPr>
          <w:b/>
        </w:rPr>
      </w:pPr>
      <w:r>
        <w:rPr>
          <w:b/>
        </w:rPr>
        <w:t xml:space="preserve">Date: </w:t>
      </w:r>
      <w:r>
        <w:rPr>
          <w:b/>
        </w:rPr>
        <w:tab/>
      </w:r>
      <w:r>
        <w:rPr>
          <w:b/>
        </w:rPr>
        <w:tab/>
      </w:r>
      <w:r>
        <w:rPr>
          <w:b/>
        </w:rPr>
        <w:tab/>
        <w:t>26-05-2024</w:t>
      </w:r>
    </w:p>
    <w:p w14:paraId="1C48914C" w14:textId="10F535CA" w:rsidR="00497641" w:rsidRDefault="00000000">
      <w:pPr>
        <w:rPr>
          <w:b/>
        </w:rPr>
      </w:pPr>
      <w:r>
        <w:rPr>
          <w:b/>
        </w:rPr>
        <w:t>Reviewer:</w:t>
      </w:r>
      <w:r>
        <w:rPr>
          <w:b/>
        </w:rPr>
        <w:tab/>
      </w:r>
      <w:r>
        <w:rPr>
          <w:b/>
        </w:rPr>
        <w:tab/>
      </w:r>
      <w:r w:rsidR="0080228D">
        <w:rPr>
          <w:b/>
        </w:rPr>
        <w:t>Paramananda</w:t>
      </w:r>
      <w:r>
        <w:rPr>
          <w:b/>
        </w:rPr>
        <w:t xml:space="preserve"> Lal Karn</w:t>
      </w:r>
    </w:p>
    <w:p w14:paraId="26FACD74" w14:textId="77777777" w:rsidR="00497641" w:rsidRDefault="00497641"/>
    <w:p w14:paraId="7EA8A17F" w14:textId="77777777" w:rsidR="00497641" w:rsidRDefault="00497641"/>
    <w:p w14:paraId="2648747B" w14:textId="77777777" w:rsidR="00497641" w:rsidRDefault="00497641"/>
    <w:tbl>
      <w:tblPr>
        <w:tblStyle w:val="af2"/>
        <w:tblW w:w="946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3075"/>
        <w:gridCol w:w="6390"/>
      </w:tblGrid>
      <w:tr w:rsidR="00497641" w14:paraId="530160CD" w14:textId="77777777">
        <w:trPr>
          <w:trHeight w:val="992"/>
        </w:trPr>
        <w:tc>
          <w:tcPr>
            <w:tcW w:w="3075" w:type="dxa"/>
            <w:tcBorders>
              <w:top w:val="nil"/>
              <w:left w:val="nil"/>
              <w:bottom w:val="nil"/>
              <w:right w:val="nil"/>
            </w:tcBorders>
            <w:shd w:val="clear" w:color="auto" w:fill="F3F3F3"/>
            <w:tcMar>
              <w:top w:w="100" w:type="dxa"/>
              <w:left w:w="100" w:type="dxa"/>
              <w:bottom w:w="100" w:type="dxa"/>
              <w:right w:w="100" w:type="dxa"/>
            </w:tcMar>
          </w:tcPr>
          <w:p w14:paraId="44A96987" w14:textId="77777777" w:rsidR="00497641" w:rsidRDefault="00497641">
            <w:pPr>
              <w:rPr>
                <w:b/>
                <w:color w:val="3A3A3A"/>
              </w:rPr>
            </w:pPr>
          </w:p>
          <w:p w14:paraId="32422787" w14:textId="77777777" w:rsidR="00497641" w:rsidRDefault="00000000">
            <w:pPr>
              <w:rPr>
                <w:b/>
                <w:color w:val="3A3A3A"/>
              </w:rPr>
            </w:pPr>
            <w:r>
              <w:rPr>
                <w:b/>
                <w:color w:val="3A3A3A"/>
              </w:rPr>
              <w:t>Defect ID</w:t>
            </w:r>
          </w:p>
          <w:p w14:paraId="2EF32476" w14:textId="77777777" w:rsidR="00497641" w:rsidRDefault="00497641">
            <w:pPr>
              <w:rPr>
                <w:b/>
                <w:color w:val="3A3A3A"/>
              </w:rPr>
            </w:pPr>
          </w:p>
        </w:tc>
        <w:tc>
          <w:tcPr>
            <w:tcW w:w="6390" w:type="dxa"/>
            <w:tcBorders>
              <w:top w:val="nil"/>
              <w:left w:val="nil"/>
              <w:bottom w:val="nil"/>
              <w:right w:val="nil"/>
            </w:tcBorders>
            <w:shd w:val="clear" w:color="auto" w:fill="F3F3F3"/>
            <w:tcMar>
              <w:top w:w="100" w:type="dxa"/>
              <w:left w:w="100" w:type="dxa"/>
              <w:bottom w:w="100" w:type="dxa"/>
              <w:right w:w="100" w:type="dxa"/>
            </w:tcMar>
          </w:tcPr>
          <w:p w14:paraId="40CA821B" w14:textId="77777777" w:rsidR="00497641" w:rsidRDefault="00497641">
            <w:pPr>
              <w:rPr>
                <w:color w:val="3A3A3A"/>
              </w:rPr>
            </w:pPr>
          </w:p>
          <w:p w14:paraId="33EE2B56" w14:textId="77777777" w:rsidR="00497641" w:rsidRDefault="00000000">
            <w:pPr>
              <w:rPr>
                <w:color w:val="3A3A3A"/>
              </w:rPr>
            </w:pPr>
            <w:r>
              <w:rPr>
                <w:color w:val="3A3A3A"/>
              </w:rPr>
              <w:t>W_104</w:t>
            </w:r>
          </w:p>
        </w:tc>
      </w:tr>
      <w:tr w:rsidR="00497641" w14:paraId="71AE178D"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76EB7B26" w14:textId="77777777" w:rsidR="00497641" w:rsidRDefault="00497641">
            <w:pPr>
              <w:rPr>
                <w:b/>
                <w:color w:val="3A3A3A"/>
              </w:rPr>
            </w:pPr>
          </w:p>
          <w:p w14:paraId="42E06979" w14:textId="77777777" w:rsidR="00497641" w:rsidRDefault="00000000">
            <w:pPr>
              <w:rPr>
                <w:color w:val="3A3A3A"/>
              </w:rPr>
            </w:pPr>
            <w:r>
              <w:rPr>
                <w:b/>
                <w:color w:val="3A3A3A"/>
              </w:rPr>
              <w:t>Defect Title</w:t>
            </w:r>
          </w:p>
        </w:tc>
        <w:tc>
          <w:tcPr>
            <w:tcW w:w="6390" w:type="dxa"/>
            <w:tcBorders>
              <w:top w:val="single" w:sz="5" w:space="0" w:color="DDDDDD"/>
              <w:left w:val="nil"/>
              <w:bottom w:val="nil"/>
              <w:right w:val="nil"/>
            </w:tcBorders>
            <w:tcMar>
              <w:top w:w="100" w:type="dxa"/>
              <w:left w:w="100" w:type="dxa"/>
              <w:bottom w:w="100" w:type="dxa"/>
              <w:right w:w="100" w:type="dxa"/>
            </w:tcMar>
          </w:tcPr>
          <w:p w14:paraId="363B2CC9" w14:textId="77777777" w:rsidR="00497641" w:rsidRDefault="00497641">
            <w:pPr>
              <w:rPr>
                <w:color w:val="3A3A3A"/>
              </w:rPr>
            </w:pPr>
          </w:p>
          <w:p w14:paraId="1731EF18" w14:textId="77777777" w:rsidR="00497641" w:rsidRDefault="00000000">
            <w:pPr>
              <w:rPr>
                <w:color w:val="3A3A3A"/>
              </w:rPr>
            </w:pPr>
            <w:r>
              <w:rPr>
                <w:color w:val="3A3A3A"/>
              </w:rPr>
              <w:t>‘</w:t>
            </w:r>
            <w:r>
              <w:rPr>
                <w:b/>
                <w:color w:val="3A3A3A"/>
              </w:rPr>
              <w:t>Update Wishlist</w:t>
            </w:r>
            <w:r>
              <w:rPr>
                <w:color w:val="3A3A3A"/>
              </w:rPr>
              <w:t>' Button Not Functional</w:t>
            </w:r>
          </w:p>
        </w:tc>
      </w:tr>
      <w:tr w:rsidR="00497641" w14:paraId="2232E4C2"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3ECA6007" w14:textId="77777777" w:rsidR="00497641" w:rsidRDefault="00497641">
            <w:pPr>
              <w:rPr>
                <w:b/>
                <w:color w:val="3A3A3A"/>
              </w:rPr>
            </w:pPr>
          </w:p>
          <w:p w14:paraId="74D2C448" w14:textId="77777777" w:rsidR="00497641" w:rsidRDefault="00000000">
            <w:pPr>
              <w:rPr>
                <w:b/>
                <w:color w:val="3A3A3A"/>
              </w:rPr>
            </w:pPr>
            <w:r>
              <w:rPr>
                <w:b/>
                <w:color w:val="3A3A3A"/>
              </w:rPr>
              <w:t>Module affected</w:t>
            </w:r>
          </w:p>
          <w:p w14:paraId="54C0F2E5"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09331509" w14:textId="77777777" w:rsidR="00497641" w:rsidRDefault="00497641">
            <w:pPr>
              <w:rPr>
                <w:color w:val="3A3A3A"/>
              </w:rPr>
            </w:pPr>
          </w:p>
          <w:p w14:paraId="07BAA595" w14:textId="77777777" w:rsidR="00497641" w:rsidRDefault="00000000">
            <w:pPr>
              <w:rPr>
                <w:color w:val="3A3A3A"/>
              </w:rPr>
            </w:pPr>
            <w:r>
              <w:rPr>
                <w:color w:val="3A3A3A"/>
              </w:rPr>
              <w:t>My Account/ My Wishlist</w:t>
            </w:r>
          </w:p>
          <w:p w14:paraId="1E6EF828" w14:textId="77777777" w:rsidR="00497641" w:rsidRDefault="00497641">
            <w:pPr>
              <w:rPr>
                <w:color w:val="3A3A3A"/>
              </w:rPr>
            </w:pPr>
          </w:p>
        </w:tc>
      </w:tr>
      <w:tr w:rsidR="00497641" w14:paraId="18B1BE75"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157EB23B" w14:textId="77777777" w:rsidR="00497641" w:rsidRDefault="00497641">
            <w:pPr>
              <w:rPr>
                <w:b/>
                <w:color w:val="3A3A3A"/>
              </w:rPr>
            </w:pPr>
          </w:p>
          <w:p w14:paraId="38884D69" w14:textId="77777777" w:rsidR="00497641" w:rsidRDefault="00000000">
            <w:pPr>
              <w:rPr>
                <w:b/>
                <w:color w:val="3A3A3A"/>
              </w:rPr>
            </w:pPr>
            <w:r>
              <w:rPr>
                <w:b/>
                <w:color w:val="3A3A3A"/>
              </w:rPr>
              <w:t>Reporter</w:t>
            </w:r>
          </w:p>
        </w:tc>
        <w:tc>
          <w:tcPr>
            <w:tcW w:w="6390" w:type="dxa"/>
            <w:tcBorders>
              <w:top w:val="single" w:sz="5" w:space="0" w:color="DDDDDD"/>
              <w:left w:val="nil"/>
              <w:bottom w:val="nil"/>
              <w:right w:val="nil"/>
            </w:tcBorders>
            <w:tcMar>
              <w:top w:w="100" w:type="dxa"/>
              <w:left w:w="100" w:type="dxa"/>
              <w:bottom w:w="100" w:type="dxa"/>
              <w:right w:w="100" w:type="dxa"/>
            </w:tcMar>
          </w:tcPr>
          <w:p w14:paraId="600E9606" w14:textId="77777777" w:rsidR="00497641" w:rsidRDefault="00497641">
            <w:pPr>
              <w:rPr>
                <w:color w:val="3A3A3A"/>
              </w:rPr>
            </w:pPr>
          </w:p>
          <w:p w14:paraId="2A9E5F10" w14:textId="77777777" w:rsidR="00497641" w:rsidRDefault="00000000">
            <w:pPr>
              <w:rPr>
                <w:color w:val="3A3A3A"/>
              </w:rPr>
            </w:pPr>
            <w:r>
              <w:rPr>
                <w:color w:val="3A3A3A"/>
              </w:rPr>
              <w:t>Swastika Thapa</w:t>
            </w:r>
          </w:p>
        </w:tc>
      </w:tr>
      <w:tr w:rsidR="00497641" w14:paraId="4EDC021B"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75E45994" w14:textId="77777777" w:rsidR="00497641" w:rsidRDefault="00497641">
            <w:pPr>
              <w:rPr>
                <w:b/>
                <w:color w:val="3A3A3A"/>
              </w:rPr>
            </w:pPr>
          </w:p>
          <w:p w14:paraId="544D831E" w14:textId="77777777" w:rsidR="00497641" w:rsidRDefault="00000000">
            <w:pPr>
              <w:rPr>
                <w:b/>
                <w:color w:val="3A3A3A"/>
              </w:rPr>
            </w:pPr>
            <w:r>
              <w:rPr>
                <w:b/>
                <w:color w:val="3A3A3A"/>
              </w:rPr>
              <w:t>Reported on</w:t>
            </w:r>
          </w:p>
          <w:p w14:paraId="3CABF595"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2BF92D3F" w14:textId="77777777" w:rsidR="00497641" w:rsidRDefault="00497641">
            <w:pPr>
              <w:rPr>
                <w:color w:val="3A3A3A"/>
              </w:rPr>
            </w:pPr>
          </w:p>
          <w:p w14:paraId="114994BE" w14:textId="77777777" w:rsidR="00497641" w:rsidRDefault="00000000">
            <w:pPr>
              <w:rPr>
                <w:color w:val="3A3A3A"/>
              </w:rPr>
            </w:pPr>
            <w:r>
              <w:rPr>
                <w:color w:val="3A3A3A"/>
              </w:rPr>
              <w:t>26-05-2024</w:t>
            </w:r>
          </w:p>
        </w:tc>
      </w:tr>
      <w:tr w:rsidR="00497641" w14:paraId="0147A8CA"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6949B1C7" w14:textId="77777777" w:rsidR="00497641" w:rsidRDefault="00497641">
            <w:pPr>
              <w:rPr>
                <w:b/>
                <w:color w:val="3A3A3A"/>
              </w:rPr>
            </w:pPr>
          </w:p>
          <w:p w14:paraId="4B3615AE" w14:textId="77777777" w:rsidR="00497641" w:rsidRDefault="00000000">
            <w:pPr>
              <w:rPr>
                <w:b/>
                <w:color w:val="3A3A3A"/>
              </w:rPr>
            </w:pPr>
            <w:r>
              <w:rPr>
                <w:b/>
                <w:color w:val="3A3A3A"/>
              </w:rPr>
              <w:t>Status</w:t>
            </w:r>
          </w:p>
          <w:p w14:paraId="74EA8DBF"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654CDAE9" w14:textId="77777777" w:rsidR="00497641" w:rsidRDefault="00497641">
            <w:pPr>
              <w:rPr>
                <w:color w:val="3A3A3A"/>
              </w:rPr>
            </w:pPr>
          </w:p>
          <w:p w14:paraId="507706AB" w14:textId="77777777" w:rsidR="00497641" w:rsidRDefault="00000000">
            <w:pPr>
              <w:rPr>
                <w:color w:val="3A3A3A"/>
              </w:rPr>
            </w:pPr>
            <w:r>
              <w:rPr>
                <w:color w:val="3A3A3A"/>
              </w:rPr>
              <w:t>New</w:t>
            </w:r>
          </w:p>
        </w:tc>
      </w:tr>
      <w:tr w:rsidR="00497641" w14:paraId="53401807"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3522F89E" w14:textId="77777777" w:rsidR="00497641" w:rsidRDefault="00497641">
            <w:pPr>
              <w:rPr>
                <w:b/>
                <w:color w:val="3A3A3A"/>
              </w:rPr>
            </w:pPr>
          </w:p>
          <w:p w14:paraId="19A897D3" w14:textId="77777777" w:rsidR="00497641" w:rsidRDefault="00000000">
            <w:pPr>
              <w:rPr>
                <w:b/>
                <w:color w:val="3A3A3A"/>
              </w:rPr>
            </w:pPr>
            <w:r>
              <w:rPr>
                <w:b/>
                <w:color w:val="3A3A3A"/>
              </w:rPr>
              <w:t>Assigned To</w:t>
            </w:r>
          </w:p>
          <w:p w14:paraId="73D53122"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54CAE5BE" w14:textId="77777777" w:rsidR="00497641" w:rsidRDefault="00497641">
            <w:pPr>
              <w:rPr>
                <w:color w:val="3A3A3A"/>
              </w:rPr>
            </w:pPr>
          </w:p>
          <w:p w14:paraId="06DC79FA" w14:textId="77777777" w:rsidR="00497641" w:rsidRDefault="00000000">
            <w:pPr>
              <w:rPr>
                <w:color w:val="3A3A3A"/>
              </w:rPr>
            </w:pPr>
            <w:r>
              <w:rPr>
                <w:color w:val="3A3A3A"/>
              </w:rPr>
              <w:t>Developer ABC</w:t>
            </w:r>
          </w:p>
        </w:tc>
      </w:tr>
      <w:tr w:rsidR="00497641" w14:paraId="162307B0" w14:textId="77777777">
        <w:trPr>
          <w:trHeight w:val="1965"/>
        </w:trPr>
        <w:tc>
          <w:tcPr>
            <w:tcW w:w="3075" w:type="dxa"/>
            <w:tcBorders>
              <w:top w:val="single" w:sz="5" w:space="0" w:color="DDDDDD"/>
              <w:left w:val="nil"/>
              <w:bottom w:val="nil"/>
              <w:right w:val="nil"/>
            </w:tcBorders>
            <w:tcMar>
              <w:top w:w="100" w:type="dxa"/>
              <w:left w:w="100" w:type="dxa"/>
              <w:bottom w:w="100" w:type="dxa"/>
              <w:right w:w="100" w:type="dxa"/>
            </w:tcMar>
          </w:tcPr>
          <w:p w14:paraId="5CE6A4D3" w14:textId="77777777" w:rsidR="00497641" w:rsidRDefault="00497641">
            <w:pPr>
              <w:rPr>
                <w:b/>
                <w:color w:val="3A3A3A"/>
              </w:rPr>
            </w:pPr>
          </w:p>
          <w:p w14:paraId="174E1C27" w14:textId="77777777" w:rsidR="00497641" w:rsidRDefault="00497641">
            <w:pPr>
              <w:rPr>
                <w:b/>
                <w:color w:val="3A3A3A"/>
              </w:rPr>
            </w:pPr>
          </w:p>
          <w:p w14:paraId="2A9AD46B" w14:textId="77777777" w:rsidR="00497641" w:rsidRDefault="00000000">
            <w:pPr>
              <w:rPr>
                <w:color w:val="3A3A3A"/>
              </w:rPr>
            </w:pPr>
            <w:r>
              <w:rPr>
                <w:b/>
                <w:color w:val="3A3A3A"/>
              </w:rPr>
              <w:t>Defect Description</w:t>
            </w:r>
          </w:p>
        </w:tc>
        <w:tc>
          <w:tcPr>
            <w:tcW w:w="6390" w:type="dxa"/>
            <w:tcBorders>
              <w:top w:val="single" w:sz="5" w:space="0" w:color="DDDDDD"/>
              <w:left w:val="nil"/>
              <w:bottom w:val="nil"/>
              <w:right w:val="nil"/>
            </w:tcBorders>
            <w:tcMar>
              <w:top w:w="100" w:type="dxa"/>
              <w:left w:w="100" w:type="dxa"/>
              <w:bottom w:w="100" w:type="dxa"/>
              <w:right w:w="100" w:type="dxa"/>
            </w:tcMar>
          </w:tcPr>
          <w:p w14:paraId="10D3D4F5" w14:textId="77777777" w:rsidR="00497641" w:rsidRDefault="00497641">
            <w:pPr>
              <w:rPr>
                <w:color w:val="3A3A3A"/>
              </w:rPr>
            </w:pPr>
          </w:p>
          <w:p w14:paraId="299D6471" w14:textId="4C84C47D" w:rsidR="00497641" w:rsidRDefault="00000000">
            <w:pPr>
              <w:jc w:val="both"/>
              <w:rPr>
                <w:color w:val="3A3A3A"/>
              </w:rPr>
            </w:pPr>
            <w:r>
              <w:rPr>
                <w:color w:val="3A3A3A"/>
              </w:rPr>
              <w:t>“</w:t>
            </w:r>
            <w:r>
              <w:rPr>
                <w:b/>
                <w:color w:val="3A3A3A"/>
              </w:rPr>
              <w:t>Update Wishlist</w:t>
            </w:r>
            <w:r>
              <w:rPr>
                <w:color w:val="3A3A3A"/>
              </w:rPr>
              <w:t xml:space="preserve">" button on the </w:t>
            </w:r>
            <w:r w:rsidR="0080228D">
              <w:rPr>
                <w:color w:val="3A3A3A"/>
              </w:rPr>
              <w:t>Wishlist</w:t>
            </w:r>
            <w:r>
              <w:rPr>
                <w:color w:val="3A3A3A"/>
              </w:rPr>
              <w:t xml:space="preserve"> page currently does not redirect the user to a separate update page as expected. Instead, the user remains on the same </w:t>
            </w:r>
            <w:r w:rsidR="0080228D">
              <w:rPr>
                <w:color w:val="3A3A3A"/>
              </w:rPr>
              <w:t>Wishlist</w:t>
            </w:r>
            <w:r>
              <w:rPr>
                <w:color w:val="3A3A3A"/>
              </w:rPr>
              <w:t xml:space="preserve"> page without any visual indication of an update happening.</w:t>
            </w:r>
          </w:p>
        </w:tc>
      </w:tr>
      <w:tr w:rsidR="00497641" w14:paraId="448FEE92" w14:textId="77777777">
        <w:trPr>
          <w:trHeight w:val="1545"/>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58EAAD19" w14:textId="77777777" w:rsidR="00497641" w:rsidRDefault="00497641">
            <w:pPr>
              <w:rPr>
                <w:b/>
                <w:color w:val="3A3A3A"/>
              </w:rPr>
            </w:pPr>
          </w:p>
          <w:p w14:paraId="3DFF80D5" w14:textId="77777777" w:rsidR="00497641" w:rsidRDefault="00000000">
            <w:pPr>
              <w:rPr>
                <w:color w:val="3A3A3A"/>
              </w:rPr>
            </w:pPr>
            <w:r>
              <w:rPr>
                <w:b/>
                <w:color w:val="3A3A3A"/>
              </w:rPr>
              <w:t>Steps to reproduce</w:t>
            </w:r>
          </w:p>
          <w:p w14:paraId="0DFE42AC"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6E508B69" w14:textId="77777777" w:rsidR="00497641" w:rsidRDefault="00497641">
            <w:pPr>
              <w:ind w:left="720"/>
              <w:rPr>
                <w:color w:val="3A3A3A"/>
              </w:rPr>
            </w:pPr>
          </w:p>
          <w:p w14:paraId="23012D90" w14:textId="77777777" w:rsidR="00497641" w:rsidRDefault="00000000">
            <w:pPr>
              <w:rPr>
                <w:color w:val="3A3A3A"/>
              </w:rPr>
            </w:pPr>
            <w:r>
              <w:rPr>
                <w:color w:val="3A3A3A"/>
              </w:rPr>
              <w:t>1. Open website with valid URL</w:t>
            </w:r>
          </w:p>
          <w:p w14:paraId="7F3DAEDF" w14:textId="77777777" w:rsidR="00497641" w:rsidRDefault="00000000">
            <w:pPr>
              <w:rPr>
                <w:color w:val="3A3A3A"/>
              </w:rPr>
            </w:pPr>
            <w:r>
              <w:rPr>
                <w:color w:val="3A3A3A"/>
              </w:rPr>
              <w:t>2. Navigate to Home page</w:t>
            </w:r>
          </w:p>
          <w:p w14:paraId="7C6A9EBD" w14:textId="77777777" w:rsidR="00497641" w:rsidRDefault="00000000">
            <w:pPr>
              <w:rPr>
                <w:color w:val="3A3A3A"/>
              </w:rPr>
            </w:pPr>
            <w:r>
              <w:rPr>
                <w:color w:val="3A3A3A"/>
              </w:rPr>
              <w:t>3. Click any specific product.</w:t>
            </w:r>
          </w:p>
          <w:p w14:paraId="2158B112" w14:textId="77777777" w:rsidR="00497641" w:rsidRDefault="00000000">
            <w:pPr>
              <w:rPr>
                <w:color w:val="3A3A3A"/>
              </w:rPr>
            </w:pPr>
            <w:r>
              <w:rPr>
                <w:color w:val="3A3A3A"/>
              </w:rPr>
              <w:t>4. Click heart icon.</w:t>
            </w:r>
          </w:p>
          <w:p w14:paraId="628DD57B" w14:textId="77777777" w:rsidR="00497641" w:rsidRDefault="00000000">
            <w:pPr>
              <w:rPr>
                <w:color w:val="3A3A3A"/>
              </w:rPr>
            </w:pPr>
            <w:r>
              <w:rPr>
                <w:color w:val="3A3A3A"/>
              </w:rPr>
              <w:t xml:space="preserve">5. Click on my account </w:t>
            </w:r>
          </w:p>
          <w:p w14:paraId="7643B6A2" w14:textId="7B1DE83A" w:rsidR="00497641" w:rsidRDefault="00000000">
            <w:pPr>
              <w:rPr>
                <w:color w:val="3A3A3A"/>
              </w:rPr>
            </w:pPr>
            <w:r>
              <w:rPr>
                <w:color w:val="3A3A3A"/>
              </w:rPr>
              <w:t xml:space="preserve">6. Click on my </w:t>
            </w:r>
            <w:r w:rsidR="0080228D">
              <w:rPr>
                <w:color w:val="3A3A3A"/>
              </w:rPr>
              <w:t>Wishlist</w:t>
            </w:r>
            <w:r>
              <w:rPr>
                <w:color w:val="3A3A3A"/>
              </w:rPr>
              <w:t xml:space="preserve"> product</w:t>
            </w:r>
          </w:p>
          <w:p w14:paraId="1EC254B9" w14:textId="77777777" w:rsidR="00497641" w:rsidRDefault="00000000">
            <w:pPr>
              <w:rPr>
                <w:color w:val="3A3A3A"/>
              </w:rPr>
            </w:pPr>
            <w:r>
              <w:rPr>
                <w:color w:val="3A3A3A"/>
              </w:rPr>
              <w:t>7. Click Add update Wist list button.</w:t>
            </w:r>
          </w:p>
          <w:p w14:paraId="2038F807" w14:textId="77777777" w:rsidR="00497641" w:rsidRDefault="00497641">
            <w:pPr>
              <w:rPr>
                <w:color w:val="3A3A3A"/>
              </w:rPr>
            </w:pPr>
          </w:p>
        </w:tc>
      </w:tr>
      <w:tr w:rsidR="00497641" w14:paraId="23043238"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60C0428F" w14:textId="77777777" w:rsidR="00497641" w:rsidRDefault="00497641">
            <w:pPr>
              <w:rPr>
                <w:b/>
                <w:color w:val="3A3A3A"/>
              </w:rPr>
            </w:pPr>
          </w:p>
          <w:p w14:paraId="4AC65AE4" w14:textId="77777777" w:rsidR="00497641" w:rsidRDefault="00497641">
            <w:pPr>
              <w:rPr>
                <w:b/>
                <w:color w:val="3A3A3A"/>
              </w:rPr>
            </w:pPr>
          </w:p>
          <w:p w14:paraId="3699A8BB" w14:textId="77777777" w:rsidR="00497641" w:rsidRDefault="00000000">
            <w:pPr>
              <w:rPr>
                <w:b/>
                <w:color w:val="3A3A3A"/>
              </w:rPr>
            </w:pPr>
            <w:r>
              <w:rPr>
                <w:b/>
                <w:color w:val="3A3A3A"/>
              </w:rPr>
              <w:t>Expected Result</w:t>
            </w:r>
          </w:p>
          <w:p w14:paraId="3FEAE7D9"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31CD4879" w14:textId="77777777" w:rsidR="00497641" w:rsidRDefault="00497641">
            <w:pPr>
              <w:rPr>
                <w:color w:val="3A3A3A"/>
              </w:rPr>
            </w:pPr>
          </w:p>
          <w:p w14:paraId="2B621F3A" w14:textId="77777777" w:rsidR="00497641" w:rsidRDefault="00497641">
            <w:pPr>
              <w:rPr>
                <w:color w:val="3A3A3A"/>
              </w:rPr>
            </w:pPr>
          </w:p>
          <w:p w14:paraId="6E54C2AB" w14:textId="0282F2DA" w:rsidR="00497641" w:rsidRDefault="00000000">
            <w:pPr>
              <w:rPr>
                <w:color w:val="3A3A3A"/>
              </w:rPr>
            </w:pPr>
            <w:r>
              <w:rPr>
                <w:color w:val="3A3A3A"/>
              </w:rPr>
              <w:t xml:space="preserve">Clicking 'Update Wishlist' should redirect to a dedicated page for editing </w:t>
            </w:r>
            <w:r w:rsidR="0080228D">
              <w:rPr>
                <w:color w:val="3A3A3A"/>
              </w:rPr>
              <w:t>Wishlist</w:t>
            </w:r>
            <w:r>
              <w:rPr>
                <w:color w:val="3A3A3A"/>
              </w:rPr>
              <w:t xml:space="preserve"> items."</w:t>
            </w:r>
          </w:p>
          <w:p w14:paraId="44BD08B7" w14:textId="77777777" w:rsidR="00497641" w:rsidRDefault="00497641">
            <w:pPr>
              <w:rPr>
                <w:color w:val="3A3A3A"/>
              </w:rPr>
            </w:pPr>
          </w:p>
        </w:tc>
      </w:tr>
      <w:tr w:rsidR="00497641" w14:paraId="5744D040"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73074ABC" w14:textId="77777777" w:rsidR="00497641" w:rsidRDefault="00497641">
            <w:pPr>
              <w:rPr>
                <w:b/>
                <w:color w:val="3A3A3A"/>
              </w:rPr>
            </w:pPr>
          </w:p>
          <w:p w14:paraId="79CAF791" w14:textId="77777777" w:rsidR="00497641" w:rsidRDefault="00000000">
            <w:pPr>
              <w:rPr>
                <w:color w:val="3A3A3A"/>
              </w:rPr>
            </w:pPr>
            <w:r>
              <w:rPr>
                <w:b/>
                <w:color w:val="3A3A3A"/>
              </w:rPr>
              <w:t>Actual Result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7A887DD1" w14:textId="77777777" w:rsidR="00497641" w:rsidRDefault="00000000">
            <w:pPr>
              <w:rPr>
                <w:color w:val="3A3A3A"/>
              </w:rPr>
            </w:pPr>
            <w:r>
              <w:rPr>
                <w:color w:val="3A3A3A"/>
              </w:rPr>
              <w:t xml:space="preserve">After clicking "Update Wishlist" doesn't redirect to a separate </w:t>
            </w:r>
          </w:p>
          <w:p w14:paraId="614FBCC6" w14:textId="68C52F07" w:rsidR="00497641" w:rsidRDefault="00000000">
            <w:pPr>
              <w:rPr>
                <w:color w:val="3A3A3A"/>
              </w:rPr>
            </w:pPr>
            <w:r>
              <w:rPr>
                <w:color w:val="3A3A3A"/>
              </w:rPr>
              <w:t xml:space="preserve">update page. It remains on the current </w:t>
            </w:r>
            <w:r w:rsidR="0080228D">
              <w:rPr>
                <w:color w:val="3A3A3A"/>
              </w:rPr>
              <w:t>Wishlist</w:t>
            </w:r>
            <w:r>
              <w:rPr>
                <w:color w:val="3A3A3A"/>
              </w:rPr>
              <w:t xml:space="preserve"> page.</w:t>
            </w:r>
          </w:p>
          <w:p w14:paraId="4B09EFE4" w14:textId="77777777" w:rsidR="00497641" w:rsidRDefault="00497641">
            <w:pPr>
              <w:rPr>
                <w:color w:val="3A3A3A"/>
              </w:rPr>
            </w:pPr>
          </w:p>
        </w:tc>
      </w:tr>
      <w:tr w:rsidR="00497641" w14:paraId="29D4D0FC" w14:textId="77777777">
        <w:trPr>
          <w:trHeight w:val="3225"/>
        </w:trPr>
        <w:tc>
          <w:tcPr>
            <w:tcW w:w="3075" w:type="dxa"/>
            <w:tcBorders>
              <w:top w:val="single" w:sz="5" w:space="0" w:color="DDDDDD"/>
              <w:left w:val="nil"/>
              <w:bottom w:val="nil"/>
              <w:right w:val="nil"/>
            </w:tcBorders>
            <w:tcMar>
              <w:top w:w="100" w:type="dxa"/>
              <w:left w:w="100" w:type="dxa"/>
              <w:bottom w:w="100" w:type="dxa"/>
              <w:right w:w="100" w:type="dxa"/>
            </w:tcMar>
          </w:tcPr>
          <w:p w14:paraId="05F5F99A" w14:textId="77777777" w:rsidR="00497641" w:rsidRDefault="00497641">
            <w:pPr>
              <w:rPr>
                <w:b/>
                <w:color w:val="3A3A3A"/>
              </w:rPr>
            </w:pPr>
          </w:p>
          <w:p w14:paraId="48752DF6" w14:textId="77777777" w:rsidR="00497641" w:rsidRDefault="00000000">
            <w:pPr>
              <w:rPr>
                <w:color w:val="3A3A3A"/>
              </w:rPr>
            </w:pPr>
            <w:r>
              <w:rPr>
                <w:b/>
                <w:color w:val="3A3A3A"/>
              </w:rPr>
              <w:t>Evidence/attachment</w:t>
            </w:r>
          </w:p>
        </w:tc>
        <w:tc>
          <w:tcPr>
            <w:tcW w:w="6390" w:type="dxa"/>
            <w:tcBorders>
              <w:top w:val="single" w:sz="5" w:space="0" w:color="DDDDDD"/>
              <w:left w:val="nil"/>
              <w:bottom w:val="nil"/>
              <w:right w:val="nil"/>
            </w:tcBorders>
            <w:tcMar>
              <w:top w:w="100" w:type="dxa"/>
              <w:left w:w="100" w:type="dxa"/>
              <w:bottom w:w="100" w:type="dxa"/>
              <w:right w:w="100" w:type="dxa"/>
            </w:tcMar>
          </w:tcPr>
          <w:p w14:paraId="527105DE" w14:textId="77777777" w:rsidR="00497641" w:rsidRDefault="00000000">
            <w:pPr>
              <w:rPr>
                <w:color w:val="3A3A3A"/>
              </w:rPr>
            </w:pPr>
            <w:r>
              <w:rPr>
                <w:color w:val="3A3A3A"/>
              </w:rPr>
              <w:t xml:space="preserve">SS: </w:t>
            </w:r>
          </w:p>
          <w:p w14:paraId="54FAE4C6" w14:textId="7938B6FE" w:rsidR="00497641" w:rsidRDefault="00C4312D">
            <w:pPr>
              <w:rPr>
                <w:ins w:id="0" w:author="Swostika Magar" w:date="2024-05-27T02:05:00Z"/>
                <w:color w:val="3A3A3A"/>
              </w:rPr>
            </w:pPr>
            <w:r>
              <w:rPr>
                <w:noProof/>
                <w:color w:val="3A3A3A"/>
              </w:rPr>
              <w:lastRenderedPageBreak/>
              <mc:AlternateContent>
                <mc:Choice Requires="wps">
                  <w:drawing>
                    <wp:anchor distT="0" distB="0" distL="114300" distR="114300" simplePos="0" relativeHeight="251659264" behindDoc="0" locked="0" layoutInCell="1" allowOverlap="1" wp14:anchorId="0FD12377" wp14:editId="2756BEA9">
                      <wp:simplePos x="0" y="0"/>
                      <wp:positionH relativeFrom="column">
                        <wp:posOffset>212725</wp:posOffset>
                      </wp:positionH>
                      <wp:positionV relativeFrom="paragraph">
                        <wp:posOffset>4638040</wp:posOffset>
                      </wp:positionV>
                      <wp:extent cx="1234440" cy="289560"/>
                      <wp:effectExtent l="57150" t="38100" r="60960" b="91440"/>
                      <wp:wrapNone/>
                      <wp:docPr id="1118993390" name="Rectangle 2"/>
                      <wp:cNvGraphicFramePr/>
                      <a:graphic xmlns:a="http://schemas.openxmlformats.org/drawingml/2006/main">
                        <a:graphicData uri="http://schemas.microsoft.com/office/word/2010/wordprocessingShape">
                          <wps:wsp>
                            <wps:cNvSpPr/>
                            <wps:spPr>
                              <a:xfrm>
                                <a:off x="0" y="0"/>
                                <a:ext cx="1234440" cy="28956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E0E460" id="Rectangle 2" o:spid="_x0000_s1026" style="position:absolute;margin-left:16.75pt;margin-top:365.2pt;width:97.2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" filled="f" strokecolor="red" strokeweight="2.25pt">
                      <v:shadow on="t" color="black" opacity="22937f" origin=",.5" offset="0,.63889mm"/>
                    </v:rect>
                  </w:pict>
                </mc:Fallback>
              </mc:AlternateContent>
            </w:r>
            <w:r w:rsidR="00000000">
              <w:rPr>
                <w:noProof/>
                <w:color w:val="3A3A3A"/>
              </w:rPr>
              <w:drawing>
                <wp:inline distT="114300" distB="114300" distL="114300" distR="114300" wp14:anchorId="16F203FA" wp14:editId="5D8F39CD">
                  <wp:extent cx="3924300" cy="49530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3924300" cy="4953000"/>
                          </a:xfrm>
                          <a:prstGeom prst="rect">
                            <a:avLst/>
                          </a:prstGeom>
                          <a:ln/>
                        </pic:spPr>
                      </pic:pic>
                    </a:graphicData>
                  </a:graphic>
                </wp:inline>
              </w:drawing>
            </w:r>
          </w:p>
          <w:p w14:paraId="38275294" w14:textId="77777777" w:rsidR="00497641" w:rsidRDefault="00497641">
            <w:pPr>
              <w:rPr>
                <w:ins w:id="1" w:author="Swostika Magar" w:date="2024-05-27T02:05:00Z"/>
                <w:color w:val="3A3A3A"/>
              </w:rPr>
            </w:pPr>
          </w:p>
          <w:p w14:paraId="5797B8A7" w14:textId="77777777" w:rsidR="00497641" w:rsidRDefault="00497641">
            <w:pPr>
              <w:rPr>
                <w:ins w:id="2" w:author="Swostika Magar" w:date="2024-05-27T02:05:00Z"/>
                <w:color w:val="3A3A3A"/>
              </w:rPr>
            </w:pPr>
          </w:p>
          <w:p w14:paraId="7293C40B" w14:textId="77777777" w:rsidR="00497641" w:rsidRDefault="00497641">
            <w:pPr>
              <w:rPr>
                <w:color w:val="3A3A3A"/>
              </w:rPr>
            </w:pPr>
          </w:p>
        </w:tc>
      </w:tr>
      <w:tr w:rsidR="00497641" w14:paraId="291B9D5E"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6462181B" w14:textId="77777777" w:rsidR="00497641" w:rsidRDefault="00497641">
            <w:pPr>
              <w:rPr>
                <w:b/>
                <w:color w:val="3A3A3A"/>
              </w:rPr>
            </w:pPr>
          </w:p>
          <w:p w14:paraId="2243A55E" w14:textId="77777777" w:rsidR="00497641" w:rsidRDefault="00000000">
            <w:pPr>
              <w:rPr>
                <w:b/>
                <w:color w:val="3A3A3A"/>
              </w:rPr>
            </w:pPr>
            <w:r>
              <w:rPr>
                <w:b/>
                <w:color w:val="3A3A3A"/>
              </w:rPr>
              <w:t>Severity</w:t>
            </w:r>
          </w:p>
          <w:p w14:paraId="182BCDA9"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637D7CF2" w14:textId="77777777" w:rsidR="00497641" w:rsidRDefault="00497641">
            <w:pPr>
              <w:rPr>
                <w:color w:val="3A3A3A"/>
              </w:rPr>
            </w:pPr>
          </w:p>
          <w:p w14:paraId="602F44BA" w14:textId="77777777" w:rsidR="00497641" w:rsidRDefault="00000000">
            <w:pPr>
              <w:rPr>
                <w:color w:val="3A3A3A"/>
              </w:rPr>
            </w:pPr>
            <w:r>
              <w:rPr>
                <w:color w:val="3A3A3A"/>
              </w:rPr>
              <w:t>Low</w:t>
            </w:r>
          </w:p>
          <w:p w14:paraId="106C743B" w14:textId="77777777" w:rsidR="00497641" w:rsidRDefault="00497641">
            <w:pPr>
              <w:rPr>
                <w:color w:val="3A3A3A"/>
              </w:rPr>
            </w:pPr>
          </w:p>
          <w:p w14:paraId="2BB3BB0D" w14:textId="77777777" w:rsidR="00497641" w:rsidRDefault="00497641">
            <w:pPr>
              <w:rPr>
                <w:color w:val="3A3A3A"/>
              </w:rPr>
            </w:pPr>
          </w:p>
        </w:tc>
      </w:tr>
      <w:tr w:rsidR="00497641" w14:paraId="2812DB10" w14:textId="77777777">
        <w:trPr>
          <w:trHeight w:val="770"/>
        </w:trPr>
        <w:tc>
          <w:tcPr>
            <w:tcW w:w="3075" w:type="dxa"/>
            <w:tcBorders>
              <w:top w:val="single" w:sz="5" w:space="0" w:color="DDDDDD"/>
              <w:left w:val="nil"/>
              <w:bottom w:val="nil"/>
              <w:right w:val="nil"/>
            </w:tcBorders>
            <w:tcMar>
              <w:top w:w="100" w:type="dxa"/>
              <w:left w:w="100" w:type="dxa"/>
              <w:bottom w:w="100" w:type="dxa"/>
              <w:right w:w="100" w:type="dxa"/>
            </w:tcMar>
          </w:tcPr>
          <w:p w14:paraId="2370E91B" w14:textId="77777777" w:rsidR="00497641" w:rsidRDefault="00497641">
            <w:pPr>
              <w:rPr>
                <w:b/>
                <w:color w:val="3A3A3A"/>
              </w:rPr>
            </w:pPr>
          </w:p>
          <w:p w14:paraId="3DAB6F00" w14:textId="77777777" w:rsidR="00497641" w:rsidRDefault="00000000">
            <w:pPr>
              <w:rPr>
                <w:b/>
                <w:color w:val="3A3A3A"/>
              </w:rPr>
            </w:pPr>
            <w:r>
              <w:rPr>
                <w:b/>
                <w:color w:val="3A3A3A"/>
              </w:rPr>
              <w:t>Priority</w:t>
            </w:r>
          </w:p>
          <w:p w14:paraId="74CE23B2"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233C558F" w14:textId="77777777" w:rsidR="00497641" w:rsidRDefault="00497641">
            <w:pPr>
              <w:rPr>
                <w:color w:val="3A3A3A"/>
              </w:rPr>
            </w:pPr>
          </w:p>
          <w:p w14:paraId="5CAB0605" w14:textId="77777777" w:rsidR="00497641" w:rsidRDefault="00000000">
            <w:pPr>
              <w:rPr>
                <w:color w:val="3A3A3A"/>
              </w:rPr>
            </w:pPr>
            <w:r>
              <w:rPr>
                <w:color w:val="3A3A3A"/>
              </w:rPr>
              <w:t>High</w:t>
            </w:r>
          </w:p>
        </w:tc>
      </w:tr>
      <w:tr w:rsidR="00497641" w14:paraId="666DD98B"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766AC834" w14:textId="77777777" w:rsidR="00497641" w:rsidRDefault="00000000">
            <w:pPr>
              <w:rPr>
                <w:color w:val="3A3A3A"/>
              </w:rPr>
            </w:pPr>
            <w:r>
              <w:rPr>
                <w:b/>
                <w:color w:val="3A3A3A"/>
              </w:rPr>
              <w:t>Environment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798F7975" w14:textId="77777777" w:rsidR="00497641" w:rsidRDefault="00000000">
            <w:pPr>
              <w:rPr>
                <w:color w:val="3A3A3A"/>
              </w:rPr>
            </w:pPr>
            <w:r>
              <w:rPr>
                <w:color w:val="3A3A3A"/>
              </w:rPr>
              <w:t>OS: Windows (x86) 11</w:t>
            </w:r>
          </w:p>
          <w:p w14:paraId="10338667" w14:textId="77777777" w:rsidR="00497641" w:rsidRDefault="00000000">
            <w:pPr>
              <w:rPr>
                <w:color w:val="3A3A3A"/>
              </w:rPr>
            </w:pPr>
            <w:r>
              <w:rPr>
                <w:color w:val="3A3A3A"/>
              </w:rPr>
              <w:t>Browser: Chrome 124.0.6367.208</w:t>
            </w:r>
          </w:p>
          <w:p w14:paraId="23B7CB80" w14:textId="77777777" w:rsidR="00497641" w:rsidRDefault="00000000">
            <w:pPr>
              <w:rPr>
                <w:color w:val="3A3A3A"/>
              </w:rPr>
            </w:pPr>
            <w:r>
              <w:rPr>
                <w:color w:val="3A3A3A"/>
              </w:rPr>
              <w:t>Window size: 1536x730</w:t>
            </w:r>
          </w:p>
          <w:p w14:paraId="5D06BC2C" w14:textId="77777777" w:rsidR="00497641" w:rsidRDefault="00000000">
            <w:pPr>
              <w:rPr>
                <w:color w:val="3A3A3A"/>
              </w:rPr>
            </w:pPr>
            <w:r>
              <w:rPr>
                <w:color w:val="3A3A3A"/>
              </w:rPr>
              <w:t>Device: HP Laptop</w:t>
            </w:r>
          </w:p>
        </w:tc>
      </w:tr>
    </w:tbl>
    <w:p w14:paraId="09CA6E03" w14:textId="77777777" w:rsidR="00497641" w:rsidRDefault="00497641"/>
    <w:p w14:paraId="2A12DA4B" w14:textId="77777777" w:rsidR="00C86C31" w:rsidRDefault="00C86C31"/>
    <w:p w14:paraId="35EB1DFD" w14:textId="77777777" w:rsidR="00497641" w:rsidRDefault="00497641"/>
    <w:p w14:paraId="04D02D8B" w14:textId="77777777" w:rsidR="001628F9" w:rsidRDefault="001628F9" w:rsidP="0080228D">
      <w:pPr>
        <w:rPr>
          <w:b/>
          <w:color w:val="38761D"/>
          <w:sz w:val="26"/>
          <w:szCs w:val="26"/>
          <w:u w:val="single"/>
        </w:rPr>
      </w:pPr>
    </w:p>
    <w:p w14:paraId="6A7D5BAE" w14:textId="7B13CDC4" w:rsidR="0080228D" w:rsidRDefault="0080228D" w:rsidP="0080228D">
      <w:pPr>
        <w:rPr>
          <w:b/>
          <w:color w:val="38761D"/>
          <w:sz w:val="26"/>
          <w:szCs w:val="26"/>
          <w:u w:val="single"/>
        </w:rPr>
      </w:pPr>
      <w:r>
        <w:rPr>
          <w:b/>
          <w:color w:val="38761D"/>
          <w:sz w:val="26"/>
          <w:szCs w:val="26"/>
          <w:u w:val="single"/>
        </w:rPr>
        <w:lastRenderedPageBreak/>
        <w:t>Report: 2</w:t>
      </w:r>
      <w:r w:rsidR="001628F9">
        <w:rPr>
          <w:b/>
          <w:color w:val="38761D"/>
          <w:sz w:val="26"/>
          <w:szCs w:val="26"/>
          <w:u w:val="single"/>
        </w:rPr>
        <w:t>2</w:t>
      </w:r>
    </w:p>
    <w:p w14:paraId="17EA55E5" w14:textId="77777777" w:rsidR="00497641" w:rsidRDefault="00497641"/>
    <w:p w14:paraId="13EDE3A6" w14:textId="77777777" w:rsidR="00497641" w:rsidRDefault="00497641"/>
    <w:p w14:paraId="28430649" w14:textId="562EEE32" w:rsidR="00497641" w:rsidRDefault="00000000">
      <w:pPr>
        <w:rPr>
          <w:b/>
        </w:rPr>
      </w:pPr>
      <w:r>
        <w:rPr>
          <w:b/>
        </w:rPr>
        <w:t xml:space="preserve">Component / Module: </w:t>
      </w:r>
      <w:r w:rsidR="00566224">
        <w:rPr>
          <w:b/>
        </w:rPr>
        <w:t>My Wishlist</w:t>
      </w:r>
      <w:r>
        <w:rPr>
          <w:b/>
        </w:rPr>
        <w:t xml:space="preserve"> page/ </w:t>
      </w:r>
      <w:r w:rsidR="00566224">
        <w:rPr>
          <w:b/>
        </w:rPr>
        <w:t xml:space="preserve">Share Wishlist </w:t>
      </w:r>
    </w:p>
    <w:p w14:paraId="2E54F417" w14:textId="77777777" w:rsidR="00497641" w:rsidRDefault="00000000">
      <w:pPr>
        <w:rPr>
          <w:b/>
        </w:rPr>
      </w:pPr>
      <w:r>
        <w:rPr>
          <w:b/>
        </w:rPr>
        <w:t xml:space="preserve">Reporter: </w:t>
      </w:r>
      <w:r>
        <w:rPr>
          <w:b/>
        </w:rPr>
        <w:tab/>
      </w:r>
      <w:r>
        <w:rPr>
          <w:b/>
        </w:rPr>
        <w:tab/>
        <w:t>Swastika Thapa</w:t>
      </w:r>
    </w:p>
    <w:p w14:paraId="0C24DA78" w14:textId="77777777" w:rsidR="00497641" w:rsidRDefault="00000000">
      <w:pPr>
        <w:rPr>
          <w:b/>
        </w:rPr>
      </w:pPr>
      <w:r>
        <w:rPr>
          <w:b/>
        </w:rPr>
        <w:t xml:space="preserve">Date: </w:t>
      </w:r>
      <w:r>
        <w:rPr>
          <w:b/>
        </w:rPr>
        <w:tab/>
      </w:r>
      <w:r>
        <w:rPr>
          <w:b/>
        </w:rPr>
        <w:tab/>
      </w:r>
      <w:r>
        <w:rPr>
          <w:b/>
        </w:rPr>
        <w:tab/>
        <w:t>26-05-2024</w:t>
      </w:r>
    </w:p>
    <w:p w14:paraId="7CDDE556" w14:textId="3AD2C2EA" w:rsidR="00497641" w:rsidRDefault="00000000">
      <w:pPr>
        <w:rPr>
          <w:b/>
        </w:rPr>
      </w:pPr>
      <w:r>
        <w:rPr>
          <w:b/>
        </w:rPr>
        <w:t>Reviewer:</w:t>
      </w:r>
      <w:r>
        <w:rPr>
          <w:b/>
        </w:rPr>
        <w:tab/>
      </w:r>
      <w:r>
        <w:rPr>
          <w:b/>
        </w:rPr>
        <w:tab/>
      </w:r>
      <w:r w:rsidR="0080228D">
        <w:rPr>
          <w:b/>
        </w:rPr>
        <w:t>Paramananda</w:t>
      </w:r>
      <w:r>
        <w:rPr>
          <w:b/>
        </w:rPr>
        <w:t xml:space="preserve"> Lal Karn</w:t>
      </w:r>
    </w:p>
    <w:p w14:paraId="67B419D6" w14:textId="77777777" w:rsidR="00497641" w:rsidRDefault="00497641"/>
    <w:p w14:paraId="035021DA" w14:textId="77777777" w:rsidR="00497641" w:rsidRDefault="00497641"/>
    <w:p w14:paraId="342F6C62" w14:textId="77777777" w:rsidR="00497641" w:rsidRDefault="00497641"/>
    <w:tbl>
      <w:tblPr>
        <w:tblStyle w:val="af3"/>
        <w:tblW w:w="946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3075"/>
        <w:gridCol w:w="6390"/>
      </w:tblGrid>
      <w:tr w:rsidR="00497641" w14:paraId="194064C5" w14:textId="77777777">
        <w:trPr>
          <w:trHeight w:val="992"/>
        </w:trPr>
        <w:tc>
          <w:tcPr>
            <w:tcW w:w="3075" w:type="dxa"/>
            <w:tcBorders>
              <w:top w:val="nil"/>
              <w:left w:val="nil"/>
              <w:bottom w:val="nil"/>
              <w:right w:val="nil"/>
            </w:tcBorders>
            <w:shd w:val="clear" w:color="auto" w:fill="F3F3F3"/>
            <w:tcMar>
              <w:top w:w="100" w:type="dxa"/>
              <w:left w:w="100" w:type="dxa"/>
              <w:bottom w:w="100" w:type="dxa"/>
              <w:right w:w="100" w:type="dxa"/>
            </w:tcMar>
          </w:tcPr>
          <w:p w14:paraId="1A5DAA52" w14:textId="77777777" w:rsidR="00497641" w:rsidRDefault="00497641">
            <w:pPr>
              <w:rPr>
                <w:b/>
                <w:color w:val="3A3A3A"/>
              </w:rPr>
            </w:pPr>
          </w:p>
          <w:p w14:paraId="165BD78B" w14:textId="77777777" w:rsidR="00497641" w:rsidRDefault="00000000">
            <w:pPr>
              <w:rPr>
                <w:b/>
                <w:color w:val="3A3A3A"/>
              </w:rPr>
            </w:pPr>
            <w:r>
              <w:rPr>
                <w:b/>
                <w:color w:val="3A3A3A"/>
              </w:rPr>
              <w:t>Defect ID</w:t>
            </w:r>
          </w:p>
          <w:p w14:paraId="5C68BB79" w14:textId="77777777" w:rsidR="00497641" w:rsidRDefault="00497641">
            <w:pPr>
              <w:rPr>
                <w:b/>
                <w:color w:val="3A3A3A"/>
              </w:rPr>
            </w:pPr>
          </w:p>
        </w:tc>
        <w:tc>
          <w:tcPr>
            <w:tcW w:w="6390" w:type="dxa"/>
            <w:tcBorders>
              <w:top w:val="nil"/>
              <w:left w:val="nil"/>
              <w:bottom w:val="nil"/>
              <w:right w:val="nil"/>
            </w:tcBorders>
            <w:shd w:val="clear" w:color="auto" w:fill="F3F3F3"/>
            <w:tcMar>
              <w:top w:w="100" w:type="dxa"/>
              <w:left w:w="100" w:type="dxa"/>
              <w:bottom w:w="100" w:type="dxa"/>
              <w:right w:w="100" w:type="dxa"/>
            </w:tcMar>
          </w:tcPr>
          <w:p w14:paraId="38ECF1D7" w14:textId="77777777" w:rsidR="00497641" w:rsidRDefault="00497641">
            <w:pPr>
              <w:rPr>
                <w:color w:val="3A3A3A"/>
              </w:rPr>
            </w:pPr>
          </w:p>
          <w:p w14:paraId="7506999F" w14:textId="38DE56C4" w:rsidR="00497641" w:rsidRDefault="00AE045F">
            <w:pPr>
              <w:rPr>
                <w:color w:val="3A3A3A"/>
              </w:rPr>
            </w:pPr>
            <w:r>
              <w:rPr>
                <w:color w:val="3A3A3A"/>
              </w:rPr>
              <w:t>W_105</w:t>
            </w:r>
          </w:p>
        </w:tc>
      </w:tr>
      <w:tr w:rsidR="00497641" w14:paraId="4A36BA48"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5666A4B8" w14:textId="77777777" w:rsidR="00497641" w:rsidRDefault="00497641">
            <w:pPr>
              <w:rPr>
                <w:b/>
                <w:color w:val="3A3A3A"/>
              </w:rPr>
            </w:pPr>
          </w:p>
          <w:p w14:paraId="3ACA07CD" w14:textId="77777777" w:rsidR="00497641" w:rsidRDefault="00000000">
            <w:pPr>
              <w:rPr>
                <w:color w:val="3A3A3A"/>
              </w:rPr>
            </w:pPr>
            <w:r>
              <w:rPr>
                <w:b/>
                <w:color w:val="3A3A3A"/>
              </w:rPr>
              <w:t>Defect Title</w:t>
            </w:r>
          </w:p>
        </w:tc>
        <w:tc>
          <w:tcPr>
            <w:tcW w:w="6390" w:type="dxa"/>
            <w:tcBorders>
              <w:top w:val="single" w:sz="5" w:space="0" w:color="DDDDDD"/>
              <w:left w:val="nil"/>
              <w:bottom w:val="nil"/>
              <w:right w:val="nil"/>
            </w:tcBorders>
            <w:tcMar>
              <w:top w:w="100" w:type="dxa"/>
              <w:left w:w="100" w:type="dxa"/>
              <w:bottom w:w="100" w:type="dxa"/>
              <w:right w:w="100" w:type="dxa"/>
            </w:tcMar>
          </w:tcPr>
          <w:p w14:paraId="739A1EF5" w14:textId="77777777" w:rsidR="00497641" w:rsidRDefault="00497641">
            <w:pPr>
              <w:rPr>
                <w:color w:val="3A3A3A"/>
              </w:rPr>
            </w:pPr>
          </w:p>
          <w:p w14:paraId="7AA294E3" w14:textId="5AB4B5D9" w:rsidR="00497641" w:rsidRDefault="00566224">
            <w:pPr>
              <w:rPr>
                <w:color w:val="3A3A3A"/>
              </w:rPr>
            </w:pPr>
            <w:r>
              <w:t xml:space="preserve">Email Not Sent After Wishlist Share </w:t>
            </w:r>
            <w:r>
              <w:t>product.</w:t>
            </w:r>
          </w:p>
        </w:tc>
      </w:tr>
      <w:tr w:rsidR="00497641" w14:paraId="402E775A"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309532B3" w14:textId="77777777" w:rsidR="00497641" w:rsidRDefault="00497641">
            <w:pPr>
              <w:rPr>
                <w:b/>
                <w:color w:val="3A3A3A"/>
              </w:rPr>
            </w:pPr>
          </w:p>
          <w:p w14:paraId="66C6CEFF" w14:textId="77777777" w:rsidR="00497641" w:rsidRDefault="00000000">
            <w:pPr>
              <w:rPr>
                <w:b/>
                <w:color w:val="3A3A3A"/>
              </w:rPr>
            </w:pPr>
            <w:r>
              <w:rPr>
                <w:b/>
                <w:color w:val="3A3A3A"/>
              </w:rPr>
              <w:t>Module affected</w:t>
            </w:r>
          </w:p>
          <w:p w14:paraId="740001E6"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3F55B8A9" w14:textId="77777777" w:rsidR="00497641" w:rsidRDefault="00497641">
            <w:pPr>
              <w:rPr>
                <w:color w:val="3A3A3A"/>
              </w:rPr>
            </w:pPr>
          </w:p>
          <w:p w14:paraId="5699F8A5" w14:textId="30138E76" w:rsidR="00497641" w:rsidRDefault="00566224">
            <w:pPr>
              <w:rPr>
                <w:color w:val="3A3A3A"/>
              </w:rPr>
            </w:pPr>
            <w:r w:rsidRPr="00566224">
              <w:rPr>
                <w:color w:val="3A3A3A"/>
              </w:rPr>
              <w:t>My Wishlist page/ Share Wishlist</w:t>
            </w:r>
          </w:p>
          <w:p w14:paraId="6BE4B631" w14:textId="77777777" w:rsidR="00497641" w:rsidRDefault="00497641">
            <w:pPr>
              <w:rPr>
                <w:color w:val="3A3A3A"/>
              </w:rPr>
            </w:pPr>
          </w:p>
        </w:tc>
      </w:tr>
      <w:tr w:rsidR="00497641" w14:paraId="7A877B9D"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51A593C8" w14:textId="77777777" w:rsidR="00497641" w:rsidRDefault="00497641">
            <w:pPr>
              <w:rPr>
                <w:b/>
                <w:color w:val="3A3A3A"/>
              </w:rPr>
            </w:pPr>
          </w:p>
          <w:p w14:paraId="5823428F" w14:textId="77777777" w:rsidR="00497641" w:rsidRDefault="00000000">
            <w:pPr>
              <w:rPr>
                <w:b/>
                <w:color w:val="3A3A3A"/>
              </w:rPr>
            </w:pPr>
            <w:r>
              <w:rPr>
                <w:b/>
                <w:color w:val="3A3A3A"/>
              </w:rPr>
              <w:t>Reporter</w:t>
            </w:r>
          </w:p>
        </w:tc>
        <w:tc>
          <w:tcPr>
            <w:tcW w:w="6390" w:type="dxa"/>
            <w:tcBorders>
              <w:top w:val="single" w:sz="5" w:space="0" w:color="DDDDDD"/>
              <w:left w:val="nil"/>
              <w:bottom w:val="nil"/>
              <w:right w:val="nil"/>
            </w:tcBorders>
            <w:tcMar>
              <w:top w:w="100" w:type="dxa"/>
              <w:left w:w="100" w:type="dxa"/>
              <w:bottom w:w="100" w:type="dxa"/>
              <w:right w:w="100" w:type="dxa"/>
            </w:tcMar>
          </w:tcPr>
          <w:p w14:paraId="5BBD5F29" w14:textId="77777777" w:rsidR="00497641" w:rsidRDefault="00497641">
            <w:pPr>
              <w:rPr>
                <w:color w:val="3A3A3A"/>
              </w:rPr>
            </w:pPr>
          </w:p>
          <w:p w14:paraId="0AF8815D" w14:textId="77777777" w:rsidR="00497641" w:rsidRDefault="00000000">
            <w:pPr>
              <w:rPr>
                <w:color w:val="3A3A3A"/>
              </w:rPr>
            </w:pPr>
            <w:r>
              <w:rPr>
                <w:color w:val="3A3A3A"/>
              </w:rPr>
              <w:t>Swastika Thapa</w:t>
            </w:r>
          </w:p>
        </w:tc>
      </w:tr>
      <w:tr w:rsidR="00497641" w14:paraId="730D7536"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3A9E2408" w14:textId="77777777" w:rsidR="00497641" w:rsidRDefault="00497641">
            <w:pPr>
              <w:rPr>
                <w:b/>
                <w:color w:val="3A3A3A"/>
              </w:rPr>
            </w:pPr>
          </w:p>
          <w:p w14:paraId="5FD91342" w14:textId="77777777" w:rsidR="00497641" w:rsidRDefault="00000000">
            <w:pPr>
              <w:rPr>
                <w:b/>
                <w:color w:val="3A3A3A"/>
              </w:rPr>
            </w:pPr>
            <w:r>
              <w:rPr>
                <w:b/>
                <w:color w:val="3A3A3A"/>
              </w:rPr>
              <w:t>Reported on</w:t>
            </w:r>
          </w:p>
          <w:p w14:paraId="25C4A857"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047AD186" w14:textId="77777777" w:rsidR="00497641" w:rsidRDefault="00497641">
            <w:pPr>
              <w:rPr>
                <w:color w:val="3A3A3A"/>
              </w:rPr>
            </w:pPr>
          </w:p>
          <w:p w14:paraId="76C4B2D4" w14:textId="77777777" w:rsidR="00497641" w:rsidRDefault="00000000">
            <w:pPr>
              <w:rPr>
                <w:color w:val="3A3A3A"/>
              </w:rPr>
            </w:pPr>
            <w:r>
              <w:rPr>
                <w:color w:val="3A3A3A"/>
              </w:rPr>
              <w:t>26-05-2024</w:t>
            </w:r>
          </w:p>
        </w:tc>
      </w:tr>
      <w:tr w:rsidR="00497641" w14:paraId="001B8B5A"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66567EBE" w14:textId="77777777" w:rsidR="00497641" w:rsidRDefault="00497641">
            <w:pPr>
              <w:rPr>
                <w:b/>
                <w:color w:val="3A3A3A"/>
              </w:rPr>
            </w:pPr>
          </w:p>
          <w:p w14:paraId="1F492F0B" w14:textId="77777777" w:rsidR="00497641" w:rsidRDefault="00000000">
            <w:pPr>
              <w:rPr>
                <w:b/>
                <w:color w:val="3A3A3A"/>
              </w:rPr>
            </w:pPr>
            <w:r>
              <w:rPr>
                <w:b/>
                <w:color w:val="3A3A3A"/>
              </w:rPr>
              <w:t>Status</w:t>
            </w:r>
          </w:p>
          <w:p w14:paraId="559E81AD"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3CE1AB08" w14:textId="77777777" w:rsidR="00497641" w:rsidRDefault="00497641">
            <w:pPr>
              <w:rPr>
                <w:color w:val="3A3A3A"/>
              </w:rPr>
            </w:pPr>
          </w:p>
          <w:p w14:paraId="386B1BF0" w14:textId="77777777" w:rsidR="00497641" w:rsidRDefault="00000000">
            <w:pPr>
              <w:rPr>
                <w:color w:val="3A3A3A"/>
              </w:rPr>
            </w:pPr>
            <w:r>
              <w:rPr>
                <w:color w:val="3A3A3A"/>
              </w:rPr>
              <w:t>New</w:t>
            </w:r>
          </w:p>
        </w:tc>
      </w:tr>
      <w:tr w:rsidR="00497641" w14:paraId="1F0B553C"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3BBDA1E9" w14:textId="77777777" w:rsidR="00497641" w:rsidRDefault="00497641">
            <w:pPr>
              <w:rPr>
                <w:b/>
                <w:color w:val="3A3A3A"/>
              </w:rPr>
            </w:pPr>
          </w:p>
          <w:p w14:paraId="74F9338C" w14:textId="77777777" w:rsidR="00497641" w:rsidRDefault="00000000">
            <w:pPr>
              <w:rPr>
                <w:b/>
                <w:color w:val="3A3A3A"/>
              </w:rPr>
            </w:pPr>
            <w:r>
              <w:rPr>
                <w:b/>
                <w:color w:val="3A3A3A"/>
              </w:rPr>
              <w:t>Assigned To</w:t>
            </w:r>
          </w:p>
          <w:p w14:paraId="173B6A2A"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5D647ABD" w14:textId="77777777" w:rsidR="00497641" w:rsidRDefault="00497641">
            <w:pPr>
              <w:rPr>
                <w:color w:val="3A3A3A"/>
              </w:rPr>
            </w:pPr>
          </w:p>
          <w:p w14:paraId="72C58850" w14:textId="77777777" w:rsidR="00497641" w:rsidRDefault="00000000">
            <w:pPr>
              <w:rPr>
                <w:color w:val="3A3A3A"/>
              </w:rPr>
            </w:pPr>
            <w:r>
              <w:rPr>
                <w:color w:val="3A3A3A"/>
              </w:rPr>
              <w:t>Developer ABC</w:t>
            </w:r>
          </w:p>
        </w:tc>
      </w:tr>
      <w:tr w:rsidR="00497641" w14:paraId="2798CDBE" w14:textId="77777777">
        <w:trPr>
          <w:trHeight w:val="1965"/>
        </w:trPr>
        <w:tc>
          <w:tcPr>
            <w:tcW w:w="3075" w:type="dxa"/>
            <w:tcBorders>
              <w:top w:val="single" w:sz="5" w:space="0" w:color="DDDDDD"/>
              <w:left w:val="nil"/>
              <w:bottom w:val="nil"/>
              <w:right w:val="nil"/>
            </w:tcBorders>
            <w:tcMar>
              <w:top w:w="100" w:type="dxa"/>
              <w:left w:w="100" w:type="dxa"/>
              <w:bottom w:w="100" w:type="dxa"/>
              <w:right w:w="100" w:type="dxa"/>
            </w:tcMar>
          </w:tcPr>
          <w:p w14:paraId="10D18F21" w14:textId="77777777" w:rsidR="00497641" w:rsidRDefault="00497641">
            <w:pPr>
              <w:rPr>
                <w:b/>
                <w:color w:val="3A3A3A"/>
              </w:rPr>
            </w:pPr>
          </w:p>
          <w:p w14:paraId="526C9E88" w14:textId="77777777" w:rsidR="00497641" w:rsidRDefault="00497641">
            <w:pPr>
              <w:rPr>
                <w:b/>
                <w:color w:val="3A3A3A"/>
              </w:rPr>
            </w:pPr>
          </w:p>
          <w:p w14:paraId="2C0AB46E" w14:textId="77777777" w:rsidR="00497641" w:rsidRDefault="00000000">
            <w:pPr>
              <w:rPr>
                <w:color w:val="3A3A3A"/>
              </w:rPr>
            </w:pPr>
            <w:r>
              <w:rPr>
                <w:b/>
                <w:color w:val="3A3A3A"/>
              </w:rPr>
              <w:t>Defect Description</w:t>
            </w:r>
          </w:p>
        </w:tc>
        <w:tc>
          <w:tcPr>
            <w:tcW w:w="6390" w:type="dxa"/>
            <w:tcBorders>
              <w:top w:val="single" w:sz="5" w:space="0" w:color="DDDDDD"/>
              <w:left w:val="nil"/>
              <w:bottom w:val="nil"/>
              <w:right w:val="nil"/>
            </w:tcBorders>
            <w:tcMar>
              <w:top w:w="100" w:type="dxa"/>
              <w:left w:w="100" w:type="dxa"/>
              <w:bottom w:w="100" w:type="dxa"/>
              <w:right w:w="100" w:type="dxa"/>
            </w:tcMar>
          </w:tcPr>
          <w:p w14:paraId="12A38E5A" w14:textId="3DB61192" w:rsidR="00497641" w:rsidRDefault="00566224">
            <w:pPr>
              <w:jc w:val="both"/>
              <w:rPr>
                <w:color w:val="3A3A3A"/>
              </w:rPr>
            </w:pPr>
            <w:r w:rsidRPr="00566224">
              <w:rPr>
                <w:color w:val="3A3A3A"/>
              </w:rPr>
              <w:t xml:space="preserve">When a user attempts to share a </w:t>
            </w:r>
            <w:r w:rsidRPr="00566224">
              <w:rPr>
                <w:color w:val="3A3A3A"/>
              </w:rPr>
              <w:t>Wishlist</w:t>
            </w:r>
            <w:r w:rsidRPr="00566224">
              <w:rPr>
                <w:color w:val="3A3A3A"/>
              </w:rPr>
              <w:t xml:space="preserve"> product, the system displays a success message stating "Your </w:t>
            </w:r>
            <w:r w:rsidRPr="00566224">
              <w:rPr>
                <w:color w:val="3A3A3A"/>
              </w:rPr>
              <w:t>Wishlist</w:t>
            </w:r>
            <w:r w:rsidRPr="00566224">
              <w:rPr>
                <w:color w:val="3A3A3A"/>
              </w:rPr>
              <w:t xml:space="preserve"> has been shared" </w:t>
            </w:r>
            <w:r>
              <w:rPr>
                <w:color w:val="3A3A3A"/>
              </w:rPr>
              <w:t>but</w:t>
            </w:r>
            <w:r w:rsidRPr="00566224">
              <w:rPr>
                <w:color w:val="3A3A3A"/>
              </w:rPr>
              <w:t>, the intended recipient does not receive an email notification informing them about the shared product.</w:t>
            </w:r>
          </w:p>
        </w:tc>
      </w:tr>
      <w:tr w:rsidR="00497641" w14:paraId="2D145C09" w14:textId="77777777">
        <w:trPr>
          <w:trHeight w:val="1545"/>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2C19AA99" w14:textId="77777777" w:rsidR="00497641" w:rsidRDefault="00497641">
            <w:pPr>
              <w:rPr>
                <w:b/>
                <w:color w:val="3A3A3A"/>
              </w:rPr>
            </w:pPr>
          </w:p>
          <w:p w14:paraId="6FB26860" w14:textId="77777777" w:rsidR="00497641" w:rsidRDefault="00000000">
            <w:pPr>
              <w:rPr>
                <w:color w:val="3A3A3A"/>
              </w:rPr>
            </w:pPr>
            <w:r>
              <w:rPr>
                <w:b/>
                <w:color w:val="3A3A3A"/>
              </w:rPr>
              <w:t>Steps to reproduce</w:t>
            </w:r>
          </w:p>
          <w:p w14:paraId="2A5B1EF1"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04BEC4F8" w14:textId="77777777" w:rsidR="00497641" w:rsidRDefault="00497641">
            <w:pPr>
              <w:ind w:left="720"/>
              <w:rPr>
                <w:color w:val="3A3A3A"/>
              </w:rPr>
            </w:pPr>
          </w:p>
          <w:p w14:paraId="5DEEDB17" w14:textId="77777777" w:rsidR="00566224" w:rsidRPr="00566224" w:rsidRDefault="00566224" w:rsidP="00566224">
            <w:pPr>
              <w:rPr>
                <w:color w:val="3A3A3A"/>
              </w:rPr>
            </w:pPr>
            <w:r w:rsidRPr="00566224">
              <w:rPr>
                <w:color w:val="3A3A3A"/>
              </w:rPr>
              <w:t>1. Open website with valid URL</w:t>
            </w:r>
          </w:p>
          <w:p w14:paraId="2F57F4BF" w14:textId="77777777" w:rsidR="00566224" w:rsidRPr="00566224" w:rsidRDefault="00566224" w:rsidP="00566224">
            <w:pPr>
              <w:rPr>
                <w:color w:val="3A3A3A"/>
              </w:rPr>
            </w:pPr>
            <w:r w:rsidRPr="00566224">
              <w:rPr>
                <w:color w:val="3A3A3A"/>
              </w:rPr>
              <w:t>2. Navigate to Home page</w:t>
            </w:r>
          </w:p>
          <w:p w14:paraId="5C5512BC" w14:textId="77777777" w:rsidR="00566224" w:rsidRPr="00566224" w:rsidRDefault="00566224" w:rsidP="00566224">
            <w:pPr>
              <w:rPr>
                <w:color w:val="3A3A3A"/>
              </w:rPr>
            </w:pPr>
            <w:r w:rsidRPr="00566224">
              <w:rPr>
                <w:color w:val="3A3A3A"/>
              </w:rPr>
              <w:t>3. Click any specific product.</w:t>
            </w:r>
          </w:p>
          <w:p w14:paraId="46BC9DD9" w14:textId="77777777" w:rsidR="00566224" w:rsidRPr="00566224" w:rsidRDefault="00566224" w:rsidP="00566224">
            <w:pPr>
              <w:rPr>
                <w:color w:val="3A3A3A"/>
              </w:rPr>
            </w:pPr>
            <w:r w:rsidRPr="00566224">
              <w:rPr>
                <w:color w:val="3A3A3A"/>
              </w:rPr>
              <w:t>4. Click heart icon.</w:t>
            </w:r>
          </w:p>
          <w:p w14:paraId="4D0068B8" w14:textId="77777777" w:rsidR="00566224" w:rsidRPr="00566224" w:rsidRDefault="00566224" w:rsidP="00566224">
            <w:pPr>
              <w:rPr>
                <w:color w:val="3A3A3A"/>
              </w:rPr>
            </w:pPr>
            <w:r w:rsidRPr="00566224">
              <w:rPr>
                <w:color w:val="3A3A3A"/>
              </w:rPr>
              <w:t xml:space="preserve">5. Click on my account </w:t>
            </w:r>
          </w:p>
          <w:p w14:paraId="23BE4159" w14:textId="2C976A35" w:rsidR="00566224" w:rsidRPr="00566224" w:rsidRDefault="00566224" w:rsidP="00566224">
            <w:pPr>
              <w:rPr>
                <w:color w:val="3A3A3A"/>
              </w:rPr>
            </w:pPr>
            <w:r w:rsidRPr="00566224">
              <w:rPr>
                <w:color w:val="3A3A3A"/>
              </w:rPr>
              <w:t xml:space="preserve">6. Click on my </w:t>
            </w:r>
            <w:r w:rsidRPr="00566224">
              <w:rPr>
                <w:color w:val="3A3A3A"/>
              </w:rPr>
              <w:t>Wishlist</w:t>
            </w:r>
            <w:r w:rsidRPr="00566224">
              <w:rPr>
                <w:color w:val="3A3A3A"/>
              </w:rPr>
              <w:t xml:space="preserve"> product</w:t>
            </w:r>
          </w:p>
          <w:p w14:paraId="6FAAED48" w14:textId="77777777" w:rsidR="00497641" w:rsidRDefault="00566224" w:rsidP="00566224">
            <w:pPr>
              <w:rPr>
                <w:color w:val="3A3A3A"/>
              </w:rPr>
            </w:pPr>
            <w:r w:rsidRPr="00566224">
              <w:rPr>
                <w:color w:val="3A3A3A"/>
              </w:rPr>
              <w:t>7. Click Share Wist list button.</w:t>
            </w:r>
          </w:p>
          <w:p w14:paraId="2597012A" w14:textId="54DDB964" w:rsidR="00566224" w:rsidRDefault="00566224" w:rsidP="00566224">
            <w:pPr>
              <w:rPr>
                <w:color w:val="3A3A3A"/>
              </w:rPr>
            </w:pPr>
          </w:p>
        </w:tc>
      </w:tr>
      <w:tr w:rsidR="00497641" w14:paraId="341522EF"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011B8C75" w14:textId="77777777" w:rsidR="00497641" w:rsidRDefault="00497641">
            <w:pPr>
              <w:rPr>
                <w:b/>
                <w:color w:val="3A3A3A"/>
              </w:rPr>
            </w:pPr>
          </w:p>
          <w:p w14:paraId="18E8070C" w14:textId="77777777" w:rsidR="00497641" w:rsidRDefault="00497641">
            <w:pPr>
              <w:rPr>
                <w:b/>
                <w:color w:val="3A3A3A"/>
              </w:rPr>
            </w:pPr>
          </w:p>
          <w:p w14:paraId="18632716" w14:textId="77777777" w:rsidR="00497641" w:rsidRDefault="00000000">
            <w:pPr>
              <w:rPr>
                <w:b/>
                <w:color w:val="3A3A3A"/>
              </w:rPr>
            </w:pPr>
            <w:r>
              <w:rPr>
                <w:b/>
                <w:color w:val="3A3A3A"/>
              </w:rPr>
              <w:t>Expected Result</w:t>
            </w:r>
          </w:p>
          <w:p w14:paraId="2EDF4029"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45AD39D3" w14:textId="77777777" w:rsidR="00497641" w:rsidRDefault="00497641">
            <w:pPr>
              <w:rPr>
                <w:color w:val="3A3A3A"/>
              </w:rPr>
            </w:pPr>
          </w:p>
          <w:p w14:paraId="21903C71" w14:textId="77777777" w:rsidR="00497641" w:rsidRDefault="00497641">
            <w:pPr>
              <w:rPr>
                <w:color w:val="3A3A3A"/>
              </w:rPr>
            </w:pPr>
          </w:p>
          <w:p w14:paraId="356B82AF" w14:textId="37546CB7" w:rsidR="00497641" w:rsidRDefault="00566224">
            <w:pPr>
              <w:rPr>
                <w:color w:val="3A3A3A"/>
              </w:rPr>
            </w:pPr>
            <w:r>
              <w:rPr>
                <w:color w:val="000000"/>
                <w:sz w:val="20"/>
                <w:szCs w:val="20"/>
                <w:shd w:val="clear" w:color="auto" w:fill="FFFFFF"/>
              </w:rPr>
              <w:t>When you share a product, the recipient should receive an email notification letting them know about the shared item.</w:t>
            </w:r>
          </w:p>
          <w:p w14:paraId="78813FEC" w14:textId="77777777" w:rsidR="00497641" w:rsidRDefault="00497641">
            <w:pPr>
              <w:rPr>
                <w:color w:val="3A3A3A"/>
              </w:rPr>
            </w:pPr>
          </w:p>
          <w:p w14:paraId="117E4476" w14:textId="77777777" w:rsidR="00497641" w:rsidRDefault="00497641">
            <w:pPr>
              <w:rPr>
                <w:color w:val="3A3A3A"/>
              </w:rPr>
            </w:pPr>
          </w:p>
        </w:tc>
      </w:tr>
      <w:tr w:rsidR="00497641" w14:paraId="1C362CC2"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29E9E9EA" w14:textId="77777777" w:rsidR="00497641" w:rsidRDefault="00497641">
            <w:pPr>
              <w:rPr>
                <w:b/>
                <w:color w:val="3A3A3A"/>
              </w:rPr>
            </w:pPr>
          </w:p>
          <w:p w14:paraId="0DBF8D9A" w14:textId="77777777" w:rsidR="00497641" w:rsidRDefault="00000000">
            <w:pPr>
              <w:rPr>
                <w:color w:val="3A3A3A"/>
              </w:rPr>
            </w:pPr>
            <w:r>
              <w:rPr>
                <w:b/>
                <w:color w:val="3A3A3A"/>
              </w:rPr>
              <w:t>Actual Result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08A80D63" w14:textId="77777777" w:rsidR="00497641" w:rsidRDefault="00497641">
            <w:pPr>
              <w:rPr>
                <w:color w:val="3A3A3A"/>
              </w:rPr>
            </w:pPr>
          </w:p>
          <w:p w14:paraId="550ADCC1" w14:textId="77777777" w:rsidR="00497641" w:rsidRDefault="00566224">
            <w:pPr>
              <w:rPr>
                <w:color w:val="000000"/>
                <w:sz w:val="20"/>
                <w:szCs w:val="20"/>
              </w:rPr>
            </w:pPr>
            <w:r>
              <w:rPr>
                <w:color w:val="000000"/>
                <w:sz w:val="20"/>
                <w:szCs w:val="20"/>
              </w:rPr>
              <w:t>The system displays a "</w:t>
            </w:r>
            <w:r>
              <w:rPr>
                <w:b/>
                <w:bCs/>
                <w:color w:val="000000"/>
                <w:sz w:val="20"/>
                <w:szCs w:val="20"/>
              </w:rPr>
              <w:t xml:space="preserve">Your </w:t>
            </w:r>
            <w:r>
              <w:rPr>
                <w:b/>
                <w:bCs/>
                <w:color w:val="000000"/>
                <w:sz w:val="20"/>
                <w:szCs w:val="20"/>
              </w:rPr>
              <w:t>Wishlist</w:t>
            </w:r>
            <w:r>
              <w:rPr>
                <w:b/>
                <w:bCs/>
                <w:color w:val="000000"/>
                <w:sz w:val="20"/>
                <w:szCs w:val="20"/>
              </w:rPr>
              <w:t xml:space="preserve"> has been shared</w:t>
            </w:r>
            <w:r>
              <w:rPr>
                <w:color w:val="000000"/>
                <w:sz w:val="20"/>
                <w:szCs w:val="20"/>
              </w:rPr>
              <w:t>" message after clicking the share button, but the recipient doesn't receive an email notification about the shared product.</w:t>
            </w:r>
          </w:p>
          <w:p w14:paraId="32164A89" w14:textId="3F8B8005" w:rsidR="00566224" w:rsidRDefault="00566224">
            <w:pPr>
              <w:rPr>
                <w:color w:val="3A3A3A"/>
              </w:rPr>
            </w:pPr>
          </w:p>
        </w:tc>
      </w:tr>
      <w:tr w:rsidR="00497641" w14:paraId="237165F7" w14:textId="77777777">
        <w:trPr>
          <w:trHeight w:val="3225"/>
        </w:trPr>
        <w:tc>
          <w:tcPr>
            <w:tcW w:w="3075" w:type="dxa"/>
            <w:tcBorders>
              <w:top w:val="single" w:sz="5" w:space="0" w:color="DDDDDD"/>
              <w:left w:val="nil"/>
              <w:bottom w:val="nil"/>
              <w:right w:val="nil"/>
            </w:tcBorders>
            <w:tcMar>
              <w:top w:w="100" w:type="dxa"/>
              <w:left w:w="100" w:type="dxa"/>
              <w:bottom w:w="100" w:type="dxa"/>
              <w:right w:w="100" w:type="dxa"/>
            </w:tcMar>
          </w:tcPr>
          <w:p w14:paraId="655FD0C9" w14:textId="77777777" w:rsidR="00497641" w:rsidRDefault="00497641">
            <w:pPr>
              <w:rPr>
                <w:b/>
                <w:color w:val="3A3A3A"/>
              </w:rPr>
            </w:pPr>
          </w:p>
          <w:p w14:paraId="27D9A5B5" w14:textId="77777777" w:rsidR="00497641" w:rsidRDefault="00000000">
            <w:pPr>
              <w:rPr>
                <w:color w:val="3A3A3A"/>
              </w:rPr>
            </w:pPr>
            <w:r>
              <w:rPr>
                <w:b/>
                <w:color w:val="3A3A3A"/>
              </w:rPr>
              <w:t>Evidence/attachment</w:t>
            </w:r>
          </w:p>
        </w:tc>
        <w:tc>
          <w:tcPr>
            <w:tcW w:w="6390" w:type="dxa"/>
            <w:tcBorders>
              <w:top w:val="single" w:sz="5" w:space="0" w:color="DDDDDD"/>
              <w:left w:val="nil"/>
              <w:bottom w:val="nil"/>
              <w:right w:val="nil"/>
            </w:tcBorders>
            <w:tcMar>
              <w:top w:w="100" w:type="dxa"/>
              <w:left w:w="100" w:type="dxa"/>
              <w:bottom w:w="100" w:type="dxa"/>
              <w:right w:w="100" w:type="dxa"/>
            </w:tcMar>
          </w:tcPr>
          <w:p w14:paraId="63B6DFCD" w14:textId="334246A2" w:rsidR="00497641" w:rsidRDefault="00566224">
            <w:pPr>
              <w:rPr>
                <w:color w:val="3A3A3A"/>
              </w:rPr>
            </w:pPr>
            <w:r>
              <w:rPr>
                <w:noProof/>
                <w:color w:val="3A3A3A"/>
              </w:rPr>
              <mc:AlternateContent>
                <mc:Choice Requires="wps">
                  <w:drawing>
                    <wp:anchor distT="0" distB="0" distL="114300" distR="114300" simplePos="0" relativeHeight="251673600" behindDoc="0" locked="0" layoutInCell="1" allowOverlap="1" wp14:anchorId="109C7777" wp14:editId="252B9B0D">
                      <wp:simplePos x="0" y="0"/>
                      <wp:positionH relativeFrom="column">
                        <wp:posOffset>-29730</wp:posOffset>
                      </wp:positionH>
                      <wp:positionV relativeFrom="paragraph">
                        <wp:posOffset>192116</wp:posOffset>
                      </wp:positionV>
                      <wp:extent cx="2763982" cy="325582"/>
                      <wp:effectExtent l="57150" t="19050" r="74930" b="93980"/>
                      <wp:wrapNone/>
                      <wp:docPr id="17095133" name="Rectangle 20"/>
                      <wp:cNvGraphicFramePr/>
                      <a:graphic xmlns:a="http://schemas.openxmlformats.org/drawingml/2006/main">
                        <a:graphicData uri="http://schemas.microsoft.com/office/word/2010/wordprocessingShape">
                          <wps:wsp>
                            <wps:cNvSpPr/>
                            <wps:spPr>
                              <a:xfrm>
                                <a:off x="0" y="0"/>
                                <a:ext cx="2763982" cy="325582"/>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E6408C" id="Rectangle 20" o:spid="_x0000_s1026" style="position:absolute;margin-left:-2.35pt;margin-top:15.15pt;width:217.65pt;height:25.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" filled="f" strokecolor="red">
                      <v:shadow on="t" color="black" opacity="22937f" origin=",.5" offset="0,.63889mm"/>
                    </v:rect>
                  </w:pict>
                </mc:Fallback>
              </mc:AlternateContent>
            </w:r>
            <w:r w:rsidR="00000000">
              <w:rPr>
                <w:color w:val="3A3A3A"/>
              </w:rPr>
              <w:t xml:space="preserve">SS: </w:t>
            </w:r>
          </w:p>
          <w:p w14:paraId="79B4AD83" w14:textId="3788FE1B" w:rsidR="00497641" w:rsidRDefault="00566224">
            <w:pPr>
              <w:rPr>
                <w:color w:val="3A3A3A"/>
              </w:rPr>
            </w:pPr>
            <w:r>
              <w:rPr>
                <w:noProof/>
                <w:color w:val="3A3A3A"/>
              </w:rPr>
              <w:drawing>
                <wp:inline distT="0" distB="0" distL="0" distR="0" wp14:anchorId="2C8C7ED7" wp14:editId="4FD84983">
                  <wp:extent cx="3927475" cy="2867660"/>
                  <wp:effectExtent l="0" t="0" r="0" b="8890"/>
                  <wp:docPr id="2007432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7475" cy="2867660"/>
                          </a:xfrm>
                          <a:prstGeom prst="rect">
                            <a:avLst/>
                          </a:prstGeom>
                          <a:noFill/>
                          <a:ln>
                            <a:noFill/>
                          </a:ln>
                        </pic:spPr>
                      </pic:pic>
                    </a:graphicData>
                  </a:graphic>
                </wp:inline>
              </w:drawing>
            </w:r>
          </w:p>
        </w:tc>
      </w:tr>
      <w:tr w:rsidR="00497641" w14:paraId="27B2DC97"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50617372" w14:textId="77777777" w:rsidR="00497641" w:rsidRDefault="00497641">
            <w:pPr>
              <w:rPr>
                <w:b/>
                <w:color w:val="3A3A3A"/>
              </w:rPr>
            </w:pPr>
          </w:p>
          <w:p w14:paraId="4596B787" w14:textId="77777777" w:rsidR="00497641" w:rsidRDefault="00000000">
            <w:pPr>
              <w:rPr>
                <w:b/>
                <w:color w:val="3A3A3A"/>
              </w:rPr>
            </w:pPr>
            <w:r>
              <w:rPr>
                <w:b/>
                <w:color w:val="3A3A3A"/>
              </w:rPr>
              <w:t>Severity</w:t>
            </w:r>
          </w:p>
          <w:p w14:paraId="420B8B16"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4FE3AB0D" w14:textId="77777777" w:rsidR="00497641" w:rsidRDefault="00497641">
            <w:pPr>
              <w:rPr>
                <w:color w:val="3A3A3A"/>
              </w:rPr>
            </w:pPr>
          </w:p>
          <w:p w14:paraId="6C25E650" w14:textId="77777777" w:rsidR="00497641" w:rsidRDefault="00000000">
            <w:pPr>
              <w:rPr>
                <w:color w:val="3A3A3A"/>
              </w:rPr>
            </w:pPr>
            <w:r>
              <w:rPr>
                <w:color w:val="3A3A3A"/>
              </w:rPr>
              <w:t>Low</w:t>
            </w:r>
          </w:p>
          <w:p w14:paraId="05018E0B" w14:textId="77777777" w:rsidR="00497641" w:rsidRDefault="00497641">
            <w:pPr>
              <w:rPr>
                <w:color w:val="3A3A3A"/>
              </w:rPr>
            </w:pPr>
          </w:p>
        </w:tc>
      </w:tr>
      <w:tr w:rsidR="00497641" w14:paraId="1C4E9424" w14:textId="77777777">
        <w:trPr>
          <w:trHeight w:val="770"/>
        </w:trPr>
        <w:tc>
          <w:tcPr>
            <w:tcW w:w="3075" w:type="dxa"/>
            <w:tcBorders>
              <w:top w:val="single" w:sz="5" w:space="0" w:color="DDDDDD"/>
              <w:left w:val="nil"/>
              <w:bottom w:val="nil"/>
              <w:right w:val="nil"/>
            </w:tcBorders>
            <w:tcMar>
              <w:top w:w="100" w:type="dxa"/>
              <w:left w:w="100" w:type="dxa"/>
              <w:bottom w:w="100" w:type="dxa"/>
              <w:right w:w="100" w:type="dxa"/>
            </w:tcMar>
          </w:tcPr>
          <w:p w14:paraId="13C56739" w14:textId="77777777" w:rsidR="00497641" w:rsidRDefault="00497641">
            <w:pPr>
              <w:rPr>
                <w:b/>
                <w:color w:val="3A3A3A"/>
              </w:rPr>
            </w:pPr>
          </w:p>
          <w:p w14:paraId="1715AB6F" w14:textId="77777777" w:rsidR="00497641" w:rsidRDefault="00000000">
            <w:pPr>
              <w:rPr>
                <w:b/>
                <w:color w:val="3A3A3A"/>
              </w:rPr>
            </w:pPr>
            <w:r>
              <w:rPr>
                <w:b/>
                <w:color w:val="3A3A3A"/>
              </w:rPr>
              <w:t>Priority</w:t>
            </w:r>
          </w:p>
          <w:p w14:paraId="355E7DDE"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050F7E80" w14:textId="77777777" w:rsidR="00497641" w:rsidRDefault="00497641">
            <w:pPr>
              <w:rPr>
                <w:color w:val="3A3A3A"/>
              </w:rPr>
            </w:pPr>
          </w:p>
          <w:p w14:paraId="3E74A79A" w14:textId="77777777" w:rsidR="00497641" w:rsidRDefault="00000000">
            <w:pPr>
              <w:rPr>
                <w:color w:val="3A3A3A"/>
              </w:rPr>
            </w:pPr>
            <w:r>
              <w:rPr>
                <w:color w:val="3A3A3A"/>
              </w:rPr>
              <w:t>High</w:t>
            </w:r>
          </w:p>
        </w:tc>
      </w:tr>
      <w:tr w:rsidR="00497641" w14:paraId="0909BA4D"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0D95F0B7" w14:textId="77777777" w:rsidR="00497641" w:rsidRDefault="00000000">
            <w:pPr>
              <w:rPr>
                <w:color w:val="3A3A3A"/>
              </w:rPr>
            </w:pPr>
            <w:r>
              <w:rPr>
                <w:b/>
                <w:color w:val="3A3A3A"/>
              </w:rPr>
              <w:t>Environment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4C404278" w14:textId="77777777" w:rsidR="00497641" w:rsidRDefault="00000000">
            <w:pPr>
              <w:rPr>
                <w:color w:val="3A3A3A"/>
              </w:rPr>
            </w:pPr>
            <w:r>
              <w:rPr>
                <w:color w:val="3A3A3A"/>
              </w:rPr>
              <w:t>OS: Windows (x86) 11</w:t>
            </w:r>
          </w:p>
          <w:p w14:paraId="5842D2F4" w14:textId="77777777" w:rsidR="00497641" w:rsidRDefault="00000000">
            <w:pPr>
              <w:rPr>
                <w:color w:val="3A3A3A"/>
              </w:rPr>
            </w:pPr>
            <w:r>
              <w:rPr>
                <w:color w:val="3A3A3A"/>
              </w:rPr>
              <w:t>Browser: Chrome 124.0.6367.208</w:t>
            </w:r>
          </w:p>
          <w:p w14:paraId="16A3C0EC" w14:textId="77777777" w:rsidR="00497641" w:rsidRDefault="00000000">
            <w:pPr>
              <w:rPr>
                <w:color w:val="3A3A3A"/>
              </w:rPr>
            </w:pPr>
            <w:r>
              <w:rPr>
                <w:color w:val="3A3A3A"/>
              </w:rPr>
              <w:t>Window size: 1536x730</w:t>
            </w:r>
          </w:p>
          <w:p w14:paraId="232CCEE4" w14:textId="77777777" w:rsidR="00497641" w:rsidRDefault="00000000">
            <w:pPr>
              <w:rPr>
                <w:color w:val="3A3A3A"/>
              </w:rPr>
            </w:pPr>
            <w:r>
              <w:rPr>
                <w:color w:val="3A3A3A"/>
              </w:rPr>
              <w:t>Device: HP Laptop</w:t>
            </w:r>
          </w:p>
        </w:tc>
      </w:tr>
    </w:tbl>
    <w:p w14:paraId="553CDBA9" w14:textId="77777777" w:rsidR="00497641" w:rsidRDefault="00497641"/>
    <w:p w14:paraId="2EE90EDE" w14:textId="77777777" w:rsidR="00497641" w:rsidRDefault="00497641"/>
    <w:p w14:paraId="3F812F9E" w14:textId="77777777" w:rsidR="00C86C31" w:rsidRDefault="00C86C31"/>
    <w:p w14:paraId="2FD3AFDA" w14:textId="670E0A8C" w:rsidR="00C86C31" w:rsidRDefault="00C86C31">
      <w:r>
        <w:rPr>
          <w:b/>
          <w:noProof/>
          <w:color w:val="38761D"/>
          <w:sz w:val="26"/>
          <w:szCs w:val="26"/>
          <w:u w:val="single"/>
        </w:rPr>
        <mc:AlternateContent>
          <mc:Choice Requires="wps">
            <w:drawing>
              <wp:anchor distT="0" distB="0" distL="114300" distR="114300" simplePos="0" relativeHeight="251717632" behindDoc="0" locked="0" layoutInCell="1" allowOverlap="1" wp14:anchorId="20B77A39" wp14:editId="39D89C9F">
                <wp:simplePos x="0" y="0"/>
                <wp:positionH relativeFrom="column">
                  <wp:posOffset>0</wp:posOffset>
                </wp:positionH>
                <wp:positionV relativeFrom="paragraph">
                  <wp:posOffset>38100</wp:posOffset>
                </wp:positionV>
                <wp:extent cx="5985163" cy="0"/>
                <wp:effectExtent l="38100" t="38100" r="73025" b="95250"/>
                <wp:wrapNone/>
                <wp:docPr id="1946774445" name="Straight Connector 21"/>
                <wp:cNvGraphicFramePr/>
                <a:graphic xmlns:a="http://schemas.openxmlformats.org/drawingml/2006/main">
                  <a:graphicData uri="http://schemas.microsoft.com/office/word/2010/wordprocessingShape">
                    <wps:wsp>
                      <wps:cNvCnPr/>
                      <wps:spPr>
                        <a:xfrm>
                          <a:off x="0" y="0"/>
                          <a:ext cx="598516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CD1DD0E" id="Straight Connector 21"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0,3pt" to="471.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" strokecolor="#4f81bd [3204]" strokeweight="2pt">
                <v:shadow on="t" color="black" opacity="24903f" origin=",.5" offset="0,.55556mm"/>
              </v:line>
            </w:pict>
          </mc:Fallback>
        </mc:AlternateContent>
      </w:r>
    </w:p>
    <w:p w14:paraId="3DEC29FF" w14:textId="77777777" w:rsidR="00497641" w:rsidRDefault="00497641"/>
    <w:p w14:paraId="28140330" w14:textId="7585F649" w:rsidR="00497641" w:rsidRPr="00C86C31" w:rsidRDefault="00C86C31">
      <w:pPr>
        <w:rPr>
          <w:b/>
          <w:color w:val="38761D"/>
          <w:sz w:val="26"/>
          <w:szCs w:val="26"/>
          <w:u w:val="single"/>
        </w:rPr>
      </w:pPr>
      <w:r>
        <w:rPr>
          <w:b/>
          <w:color w:val="38761D"/>
          <w:sz w:val="26"/>
          <w:szCs w:val="26"/>
          <w:u w:val="single"/>
        </w:rPr>
        <w:t>Report: 2</w:t>
      </w:r>
      <w:r w:rsidR="001628F9">
        <w:rPr>
          <w:b/>
          <w:color w:val="38761D"/>
          <w:sz w:val="26"/>
          <w:szCs w:val="26"/>
          <w:u w:val="single"/>
        </w:rPr>
        <w:t>3</w:t>
      </w:r>
    </w:p>
    <w:p w14:paraId="22CB2354" w14:textId="77777777" w:rsidR="00497641" w:rsidRDefault="00497641"/>
    <w:p w14:paraId="66170DA7" w14:textId="56EF6459" w:rsidR="00497641" w:rsidRDefault="00000000">
      <w:pPr>
        <w:rPr>
          <w:b/>
        </w:rPr>
      </w:pPr>
      <w:r>
        <w:rPr>
          <w:b/>
        </w:rPr>
        <w:t xml:space="preserve">Component / Module: </w:t>
      </w:r>
      <w:r w:rsidR="00C86C31">
        <w:rPr>
          <w:b/>
        </w:rPr>
        <w:t>Product</w:t>
      </w:r>
      <w:r>
        <w:rPr>
          <w:b/>
        </w:rPr>
        <w:t xml:space="preserve"> page</w:t>
      </w:r>
    </w:p>
    <w:p w14:paraId="1D73AC17" w14:textId="77777777" w:rsidR="00497641" w:rsidRDefault="00000000">
      <w:pPr>
        <w:rPr>
          <w:b/>
        </w:rPr>
      </w:pPr>
      <w:r>
        <w:rPr>
          <w:b/>
        </w:rPr>
        <w:t xml:space="preserve">Reporter: </w:t>
      </w:r>
      <w:r>
        <w:rPr>
          <w:b/>
        </w:rPr>
        <w:tab/>
      </w:r>
      <w:r>
        <w:rPr>
          <w:b/>
        </w:rPr>
        <w:tab/>
        <w:t>Swastika Thapa</w:t>
      </w:r>
    </w:p>
    <w:p w14:paraId="799DC1D3" w14:textId="77777777" w:rsidR="00497641" w:rsidRDefault="00000000">
      <w:pPr>
        <w:rPr>
          <w:b/>
        </w:rPr>
      </w:pPr>
      <w:r>
        <w:rPr>
          <w:b/>
        </w:rPr>
        <w:t xml:space="preserve">Date: </w:t>
      </w:r>
      <w:r>
        <w:rPr>
          <w:b/>
        </w:rPr>
        <w:tab/>
      </w:r>
      <w:r>
        <w:rPr>
          <w:b/>
        </w:rPr>
        <w:tab/>
      </w:r>
      <w:r>
        <w:rPr>
          <w:b/>
        </w:rPr>
        <w:tab/>
        <w:t>26-05-2024</w:t>
      </w:r>
    </w:p>
    <w:p w14:paraId="3421A2D4" w14:textId="30EA6B79" w:rsidR="00497641" w:rsidRDefault="00000000">
      <w:pPr>
        <w:rPr>
          <w:b/>
        </w:rPr>
      </w:pPr>
      <w:r>
        <w:rPr>
          <w:b/>
        </w:rPr>
        <w:t>Reviewer:</w:t>
      </w:r>
      <w:r>
        <w:rPr>
          <w:b/>
        </w:rPr>
        <w:tab/>
      </w:r>
      <w:r>
        <w:rPr>
          <w:b/>
        </w:rPr>
        <w:tab/>
      </w:r>
      <w:r w:rsidR="00C86C31">
        <w:rPr>
          <w:b/>
        </w:rPr>
        <w:t>Paramananda</w:t>
      </w:r>
      <w:r>
        <w:rPr>
          <w:b/>
        </w:rPr>
        <w:t xml:space="preserve"> Lal Karn</w:t>
      </w:r>
    </w:p>
    <w:p w14:paraId="09707D81" w14:textId="77777777" w:rsidR="00497641" w:rsidRDefault="00497641"/>
    <w:p w14:paraId="3B8B7336" w14:textId="77777777" w:rsidR="00497641" w:rsidRDefault="00497641"/>
    <w:p w14:paraId="6FCFC50B" w14:textId="77777777" w:rsidR="00497641" w:rsidRDefault="00497641"/>
    <w:tbl>
      <w:tblPr>
        <w:tblStyle w:val="af4"/>
        <w:tblW w:w="946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3075"/>
        <w:gridCol w:w="6390"/>
      </w:tblGrid>
      <w:tr w:rsidR="00497641" w14:paraId="40A6C44E" w14:textId="77777777">
        <w:trPr>
          <w:trHeight w:val="992"/>
        </w:trPr>
        <w:tc>
          <w:tcPr>
            <w:tcW w:w="3075" w:type="dxa"/>
            <w:tcBorders>
              <w:top w:val="nil"/>
              <w:left w:val="nil"/>
              <w:bottom w:val="nil"/>
              <w:right w:val="nil"/>
            </w:tcBorders>
            <w:shd w:val="clear" w:color="auto" w:fill="F3F3F3"/>
            <w:tcMar>
              <w:top w:w="100" w:type="dxa"/>
              <w:left w:w="100" w:type="dxa"/>
              <w:bottom w:w="100" w:type="dxa"/>
              <w:right w:w="100" w:type="dxa"/>
            </w:tcMar>
          </w:tcPr>
          <w:p w14:paraId="10C71C74" w14:textId="77777777" w:rsidR="00497641" w:rsidRDefault="00497641">
            <w:pPr>
              <w:rPr>
                <w:b/>
                <w:color w:val="3A3A3A"/>
              </w:rPr>
            </w:pPr>
          </w:p>
          <w:p w14:paraId="419B3F85" w14:textId="77777777" w:rsidR="00497641" w:rsidRDefault="00000000">
            <w:pPr>
              <w:rPr>
                <w:b/>
                <w:color w:val="3A3A3A"/>
              </w:rPr>
            </w:pPr>
            <w:r>
              <w:rPr>
                <w:b/>
                <w:color w:val="3A3A3A"/>
              </w:rPr>
              <w:t>Defect ID</w:t>
            </w:r>
          </w:p>
          <w:p w14:paraId="7BE09FB0" w14:textId="77777777" w:rsidR="00497641" w:rsidRDefault="00497641">
            <w:pPr>
              <w:rPr>
                <w:b/>
                <w:color w:val="3A3A3A"/>
              </w:rPr>
            </w:pPr>
          </w:p>
        </w:tc>
        <w:tc>
          <w:tcPr>
            <w:tcW w:w="6390" w:type="dxa"/>
            <w:tcBorders>
              <w:top w:val="nil"/>
              <w:left w:val="nil"/>
              <w:bottom w:val="nil"/>
              <w:right w:val="nil"/>
            </w:tcBorders>
            <w:shd w:val="clear" w:color="auto" w:fill="F3F3F3"/>
            <w:tcMar>
              <w:top w:w="100" w:type="dxa"/>
              <w:left w:w="100" w:type="dxa"/>
              <w:bottom w:w="100" w:type="dxa"/>
              <w:right w:w="100" w:type="dxa"/>
            </w:tcMar>
          </w:tcPr>
          <w:p w14:paraId="735B22FD" w14:textId="77777777" w:rsidR="00497641" w:rsidRDefault="00497641">
            <w:pPr>
              <w:rPr>
                <w:color w:val="3A3A3A"/>
              </w:rPr>
            </w:pPr>
          </w:p>
          <w:p w14:paraId="0A5A2E16" w14:textId="2DF1444E" w:rsidR="00497641" w:rsidRDefault="00C86C31">
            <w:pPr>
              <w:rPr>
                <w:color w:val="3A3A3A"/>
              </w:rPr>
            </w:pPr>
            <w:r>
              <w:rPr>
                <w:color w:val="3A3A3A"/>
              </w:rPr>
              <w:t>W_106</w:t>
            </w:r>
          </w:p>
        </w:tc>
      </w:tr>
      <w:tr w:rsidR="00497641" w14:paraId="739DD492"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58C5B4A8" w14:textId="77777777" w:rsidR="00497641" w:rsidRDefault="00497641">
            <w:pPr>
              <w:rPr>
                <w:b/>
                <w:color w:val="3A3A3A"/>
              </w:rPr>
            </w:pPr>
          </w:p>
          <w:p w14:paraId="33B08672" w14:textId="77777777" w:rsidR="00497641" w:rsidRDefault="00000000">
            <w:pPr>
              <w:rPr>
                <w:color w:val="3A3A3A"/>
              </w:rPr>
            </w:pPr>
            <w:r>
              <w:rPr>
                <w:b/>
                <w:color w:val="3A3A3A"/>
              </w:rPr>
              <w:t>Defect Title</w:t>
            </w:r>
          </w:p>
        </w:tc>
        <w:tc>
          <w:tcPr>
            <w:tcW w:w="6390" w:type="dxa"/>
            <w:tcBorders>
              <w:top w:val="single" w:sz="5" w:space="0" w:color="DDDDDD"/>
              <w:left w:val="nil"/>
              <w:bottom w:val="nil"/>
              <w:right w:val="nil"/>
            </w:tcBorders>
            <w:tcMar>
              <w:top w:w="100" w:type="dxa"/>
              <w:left w:w="100" w:type="dxa"/>
              <w:bottom w:w="100" w:type="dxa"/>
              <w:right w:w="100" w:type="dxa"/>
            </w:tcMar>
          </w:tcPr>
          <w:p w14:paraId="16228F18" w14:textId="77777777" w:rsidR="00497641" w:rsidRDefault="00497641">
            <w:pPr>
              <w:rPr>
                <w:color w:val="3A3A3A"/>
              </w:rPr>
            </w:pPr>
          </w:p>
          <w:p w14:paraId="46D850BA" w14:textId="5388C238" w:rsidR="00497641" w:rsidRDefault="00C86C31">
            <w:pPr>
              <w:rPr>
                <w:color w:val="3A3A3A"/>
              </w:rPr>
            </w:pPr>
            <w:r w:rsidRPr="00C86C31">
              <w:rPr>
                <w:b/>
                <w:bCs/>
                <w:color w:val="3A3A3A"/>
              </w:rPr>
              <w:t>'Position'</w:t>
            </w:r>
            <w:r w:rsidRPr="00C86C31">
              <w:rPr>
                <w:color w:val="3A3A3A"/>
              </w:rPr>
              <w:t xml:space="preserve"> Sorting Not Functional"</w:t>
            </w:r>
          </w:p>
        </w:tc>
      </w:tr>
      <w:tr w:rsidR="00497641" w14:paraId="050F028C"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08F0DF8D" w14:textId="77777777" w:rsidR="00497641" w:rsidRDefault="00497641">
            <w:pPr>
              <w:rPr>
                <w:b/>
                <w:color w:val="3A3A3A"/>
              </w:rPr>
            </w:pPr>
          </w:p>
          <w:p w14:paraId="1BBCD71A" w14:textId="77777777" w:rsidR="00497641" w:rsidRDefault="00000000">
            <w:pPr>
              <w:rPr>
                <w:b/>
                <w:color w:val="3A3A3A"/>
              </w:rPr>
            </w:pPr>
            <w:r>
              <w:rPr>
                <w:b/>
                <w:color w:val="3A3A3A"/>
              </w:rPr>
              <w:t>Module affected</w:t>
            </w:r>
          </w:p>
          <w:p w14:paraId="3694C0BC"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03B2C04C" w14:textId="77777777" w:rsidR="00497641" w:rsidRDefault="00497641">
            <w:pPr>
              <w:rPr>
                <w:color w:val="3A3A3A"/>
              </w:rPr>
            </w:pPr>
          </w:p>
          <w:p w14:paraId="7B87C879" w14:textId="18A7797C" w:rsidR="00497641" w:rsidRDefault="00C86C31">
            <w:pPr>
              <w:rPr>
                <w:color w:val="3A3A3A"/>
              </w:rPr>
            </w:pPr>
            <w:r>
              <w:rPr>
                <w:color w:val="3A3A3A"/>
              </w:rPr>
              <w:t>Home/Women/Tops/</w:t>
            </w:r>
            <w:r>
              <w:t xml:space="preserve"> </w:t>
            </w:r>
            <w:r w:rsidRPr="00C86C31">
              <w:rPr>
                <w:color w:val="3A3A3A"/>
              </w:rPr>
              <w:t>Hoodies &amp; Sweatshirts</w:t>
            </w:r>
          </w:p>
          <w:p w14:paraId="2322B1E2" w14:textId="77777777" w:rsidR="00497641" w:rsidRDefault="00497641">
            <w:pPr>
              <w:rPr>
                <w:color w:val="3A3A3A"/>
              </w:rPr>
            </w:pPr>
          </w:p>
        </w:tc>
      </w:tr>
      <w:tr w:rsidR="00497641" w14:paraId="13EA329E"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2BE1675D" w14:textId="77777777" w:rsidR="00497641" w:rsidRDefault="00497641">
            <w:pPr>
              <w:rPr>
                <w:b/>
                <w:color w:val="3A3A3A"/>
              </w:rPr>
            </w:pPr>
          </w:p>
          <w:p w14:paraId="01471E99" w14:textId="77777777" w:rsidR="00497641" w:rsidRDefault="00000000">
            <w:pPr>
              <w:rPr>
                <w:b/>
                <w:color w:val="3A3A3A"/>
              </w:rPr>
            </w:pPr>
            <w:r>
              <w:rPr>
                <w:b/>
                <w:color w:val="3A3A3A"/>
              </w:rPr>
              <w:t>Reporter</w:t>
            </w:r>
          </w:p>
        </w:tc>
        <w:tc>
          <w:tcPr>
            <w:tcW w:w="6390" w:type="dxa"/>
            <w:tcBorders>
              <w:top w:val="single" w:sz="5" w:space="0" w:color="DDDDDD"/>
              <w:left w:val="nil"/>
              <w:bottom w:val="nil"/>
              <w:right w:val="nil"/>
            </w:tcBorders>
            <w:tcMar>
              <w:top w:w="100" w:type="dxa"/>
              <w:left w:w="100" w:type="dxa"/>
              <w:bottom w:w="100" w:type="dxa"/>
              <w:right w:w="100" w:type="dxa"/>
            </w:tcMar>
          </w:tcPr>
          <w:p w14:paraId="206D95D2" w14:textId="77777777" w:rsidR="00497641" w:rsidRDefault="00497641">
            <w:pPr>
              <w:rPr>
                <w:color w:val="3A3A3A"/>
              </w:rPr>
            </w:pPr>
          </w:p>
          <w:p w14:paraId="271962A6" w14:textId="77777777" w:rsidR="00497641" w:rsidRDefault="00000000">
            <w:pPr>
              <w:rPr>
                <w:color w:val="3A3A3A"/>
              </w:rPr>
            </w:pPr>
            <w:r>
              <w:rPr>
                <w:color w:val="3A3A3A"/>
              </w:rPr>
              <w:t>Swastika Thapa</w:t>
            </w:r>
          </w:p>
        </w:tc>
      </w:tr>
      <w:tr w:rsidR="00497641" w14:paraId="45A99FAF"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1AA48AFD" w14:textId="77777777" w:rsidR="00497641" w:rsidRDefault="00497641">
            <w:pPr>
              <w:rPr>
                <w:b/>
                <w:color w:val="3A3A3A"/>
              </w:rPr>
            </w:pPr>
          </w:p>
          <w:p w14:paraId="3574D4DB" w14:textId="77777777" w:rsidR="00497641" w:rsidRDefault="00000000">
            <w:pPr>
              <w:rPr>
                <w:b/>
                <w:color w:val="3A3A3A"/>
              </w:rPr>
            </w:pPr>
            <w:r>
              <w:rPr>
                <w:b/>
                <w:color w:val="3A3A3A"/>
              </w:rPr>
              <w:t>Reported on</w:t>
            </w:r>
          </w:p>
          <w:p w14:paraId="5E169595"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23756A52" w14:textId="77777777" w:rsidR="00497641" w:rsidRDefault="00497641">
            <w:pPr>
              <w:rPr>
                <w:color w:val="3A3A3A"/>
              </w:rPr>
            </w:pPr>
          </w:p>
          <w:p w14:paraId="6A7C828F" w14:textId="77777777" w:rsidR="00497641" w:rsidRDefault="00000000">
            <w:pPr>
              <w:rPr>
                <w:color w:val="3A3A3A"/>
              </w:rPr>
            </w:pPr>
            <w:r>
              <w:rPr>
                <w:color w:val="3A3A3A"/>
              </w:rPr>
              <w:t>26-05-2024</w:t>
            </w:r>
          </w:p>
        </w:tc>
      </w:tr>
      <w:tr w:rsidR="00497641" w14:paraId="6E1E5299"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175FE075" w14:textId="77777777" w:rsidR="00497641" w:rsidRDefault="00497641">
            <w:pPr>
              <w:rPr>
                <w:b/>
                <w:color w:val="3A3A3A"/>
              </w:rPr>
            </w:pPr>
          </w:p>
          <w:p w14:paraId="5432A0D9" w14:textId="77777777" w:rsidR="00497641" w:rsidRDefault="00000000">
            <w:pPr>
              <w:rPr>
                <w:b/>
                <w:color w:val="3A3A3A"/>
              </w:rPr>
            </w:pPr>
            <w:r>
              <w:rPr>
                <w:b/>
                <w:color w:val="3A3A3A"/>
              </w:rPr>
              <w:t>Status</w:t>
            </w:r>
          </w:p>
          <w:p w14:paraId="35519573"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15DF36D8" w14:textId="77777777" w:rsidR="00497641" w:rsidRDefault="00497641">
            <w:pPr>
              <w:rPr>
                <w:color w:val="3A3A3A"/>
              </w:rPr>
            </w:pPr>
          </w:p>
          <w:p w14:paraId="2F47BCAF" w14:textId="77777777" w:rsidR="00497641" w:rsidRDefault="00000000">
            <w:pPr>
              <w:rPr>
                <w:color w:val="3A3A3A"/>
              </w:rPr>
            </w:pPr>
            <w:r>
              <w:rPr>
                <w:color w:val="3A3A3A"/>
              </w:rPr>
              <w:t>New</w:t>
            </w:r>
          </w:p>
        </w:tc>
      </w:tr>
      <w:tr w:rsidR="00497641" w14:paraId="7426F68D"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1C53AD4C" w14:textId="77777777" w:rsidR="00497641" w:rsidRDefault="00497641">
            <w:pPr>
              <w:rPr>
                <w:b/>
                <w:color w:val="3A3A3A"/>
              </w:rPr>
            </w:pPr>
          </w:p>
          <w:p w14:paraId="512BFDDF" w14:textId="77777777" w:rsidR="00497641" w:rsidRDefault="00000000">
            <w:pPr>
              <w:rPr>
                <w:b/>
                <w:color w:val="3A3A3A"/>
              </w:rPr>
            </w:pPr>
            <w:r>
              <w:rPr>
                <w:b/>
                <w:color w:val="3A3A3A"/>
              </w:rPr>
              <w:t>Assigned To</w:t>
            </w:r>
          </w:p>
          <w:p w14:paraId="1FB735DF"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529A6807" w14:textId="77777777" w:rsidR="00497641" w:rsidRDefault="00497641">
            <w:pPr>
              <w:rPr>
                <w:color w:val="3A3A3A"/>
              </w:rPr>
            </w:pPr>
          </w:p>
          <w:p w14:paraId="0895C158" w14:textId="77777777" w:rsidR="00497641" w:rsidRDefault="00000000">
            <w:pPr>
              <w:rPr>
                <w:color w:val="3A3A3A"/>
              </w:rPr>
            </w:pPr>
            <w:r>
              <w:rPr>
                <w:color w:val="3A3A3A"/>
              </w:rPr>
              <w:t>Developer ABC</w:t>
            </w:r>
          </w:p>
        </w:tc>
      </w:tr>
      <w:tr w:rsidR="00497641" w14:paraId="5DC74DBA" w14:textId="77777777">
        <w:trPr>
          <w:trHeight w:val="1965"/>
        </w:trPr>
        <w:tc>
          <w:tcPr>
            <w:tcW w:w="3075" w:type="dxa"/>
            <w:tcBorders>
              <w:top w:val="single" w:sz="5" w:space="0" w:color="DDDDDD"/>
              <w:left w:val="nil"/>
              <w:bottom w:val="nil"/>
              <w:right w:val="nil"/>
            </w:tcBorders>
            <w:tcMar>
              <w:top w:w="100" w:type="dxa"/>
              <w:left w:w="100" w:type="dxa"/>
              <w:bottom w:w="100" w:type="dxa"/>
              <w:right w:w="100" w:type="dxa"/>
            </w:tcMar>
          </w:tcPr>
          <w:p w14:paraId="15CD7829" w14:textId="77777777" w:rsidR="00497641" w:rsidRDefault="00497641">
            <w:pPr>
              <w:rPr>
                <w:b/>
                <w:color w:val="3A3A3A"/>
              </w:rPr>
            </w:pPr>
          </w:p>
          <w:p w14:paraId="068776F8" w14:textId="77777777" w:rsidR="00497641" w:rsidRDefault="00497641">
            <w:pPr>
              <w:rPr>
                <w:b/>
                <w:color w:val="3A3A3A"/>
              </w:rPr>
            </w:pPr>
          </w:p>
          <w:p w14:paraId="15EBB2CE" w14:textId="77777777" w:rsidR="00497641" w:rsidRDefault="00000000">
            <w:pPr>
              <w:rPr>
                <w:color w:val="3A3A3A"/>
              </w:rPr>
            </w:pPr>
            <w:r>
              <w:rPr>
                <w:b/>
                <w:color w:val="3A3A3A"/>
              </w:rPr>
              <w:t>Defect Description</w:t>
            </w:r>
          </w:p>
        </w:tc>
        <w:tc>
          <w:tcPr>
            <w:tcW w:w="6390" w:type="dxa"/>
            <w:tcBorders>
              <w:top w:val="single" w:sz="5" w:space="0" w:color="DDDDDD"/>
              <w:left w:val="nil"/>
              <w:bottom w:val="nil"/>
              <w:right w:val="nil"/>
            </w:tcBorders>
            <w:tcMar>
              <w:top w:w="100" w:type="dxa"/>
              <w:left w:w="100" w:type="dxa"/>
              <w:bottom w:w="100" w:type="dxa"/>
              <w:right w:w="100" w:type="dxa"/>
            </w:tcMar>
          </w:tcPr>
          <w:p w14:paraId="0E3750D8" w14:textId="77777777" w:rsidR="00497641" w:rsidRDefault="00497641">
            <w:pPr>
              <w:rPr>
                <w:color w:val="3A3A3A"/>
              </w:rPr>
            </w:pPr>
          </w:p>
          <w:p w14:paraId="7B25374C" w14:textId="186F5244" w:rsidR="00497641" w:rsidRDefault="00C86C31">
            <w:pPr>
              <w:jc w:val="both"/>
              <w:rPr>
                <w:color w:val="3A3A3A"/>
              </w:rPr>
            </w:pPr>
            <w:r w:rsidRPr="00C86C31">
              <w:rPr>
                <w:color w:val="3A3A3A"/>
              </w:rPr>
              <w:t>The "Position" sorting option within the dropdown menu on the product page is currently malfunctioning. Clicking the up/down arrows next to "Position" does not sort products as intended.</w:t>
            </w:r>
          </w:p>
        </w:tc>
      </w:tr>
      <w:tr w:rsidR="00497641" w14:paraId="7D4F6A3F" w14:textId="77777777">
        <w:trPr>
          <w:trHeight w:val="1545"/>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41FDC0CC" w14:textId="77777777" w:rsidR="00497641" w:rsidRDefault="00497641">
            <w:pPr>
              <w:rPr>
                <w:b/>
                <w:color w:val="3A3A3A"/>
              </w:rPr>
            </w:pPr>
          </w:p>
          <w:p w14:paraId="3EDA1EFC" w14:textId="77777777" w:rsidR="00497641" w:rsidRDefault="00000000">
            <w:pPr>
              <w:rPr>
                <w:color w:val="3A3A3A"/>
              </w:rPr>
            </w:pPr>
            <w:r>
              <w:rPr>
                <w:b/>
                <w:color w:val="3A3A3A"/>
              </w:rPr>
              <w:t>Steps to reproduce</w:t>
            </w:r>
          </w:p>
          <w:p w14:paraId="50E39152"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454AE695" w14:textId="77777777" w:rsidR="00497641" w:rsidRDefault="00497641">
            <w:pPr>
              <w:ind w:left="720"/>
              <w:rPr>
                <w:color w:val="3A3A3A"/>
              </w:rPr>
            </w:pPr>
          </w:p>
          <w:p w14:paraId="09E6F99F" w14:textId="77777777" w:rsidR="009D3845" w:rsidRPr="009D3845" w:rsidRDefault="009D3845" w:rsidP="009D3845">
            <w:pPr>
              <w:rPr>
                <w:color w:val="3A3A3A"/>
              </w:rPr>
            </w:pPr>
            <w:r w:rsidRPr="009D3845">
              <w:rPr>
                <w:color w:val="3A3A3A"/>
              </w:rPr>
              <w:t>1.Open website with valid URL</w:t>
            </w:r>
          </w:p>
          <w:p w14:paraId="7939E34F" w14:textId="7667F306" w:rsidR="009D3845" w:rsidRPr="009D3845" w:rsidRDefault="009D3845" w:rsidP="009D3845">
            <w:pPr>
              <w:rPr>
                <w:color w:val="3A3A3A"/>
              </w:rPr>
            </w:pPr>
            <w:r w:rsidRPr="009D3845">
              <w:rPr>
                <w:color w:val="3A3A3A"/>
              </w:rPr>
              <w:t>2. Navigate to h</w:t>
            </w:r>
            <w:r>
              <w:rPr>
                <w:color w:val="3A3A3A"/>
              </w:rPr>
              <w:t>o</w:t>
            </w:r>
            <w:r w:rsidRPr="009D3845">
              <w:rPr>
                <w:color w:val="3A3A3A"/>
              </w:rPr>
              <w:t>me page</w:t>
            </w:r>
          </w:p>
          <w:p w14:paraId="3CD2401E" w14:textId="6CB42687" w:rsidR="009D3845" w:rsidRPr="009D3845" w:rsidRDefault="009D3845" w:rsidP="009D3845">
            <w:pPr>
              <w:rPr>
                <w:color w:val="3A3A3A"/>
              </w:rPr>
            </w:pPr>
            <w:r>
              <w:rPr>
                <w:color w:val="3A3A3A"/>
              </w:rPr>
              <w:t>3</w:t>
            </w:r>
            <w:r w:rsidRPr="009D3845">
              <w:rPr>
                <w:color w:val="3A3A3A"/>
              </w:rPr>
              <w:t xml:space="preserve">. </w:t>
            </w:r>
            <w:r>
              <w:rPr>
                <w:color w:val="3A3A3A"/>
              </w:rPr>
              <w:t>Hover</w:t>
            </w:r>
            <w:r w:rsidRPr="009D3845">
              <w:rPr>
                <w:color w:val="3A3A3A"/>
              </w:rPr>
              <w:t xml:space="preserve"> women&gt;top&gt;</w:t>
            </w:r>
            <w:r w:rsidRPr="00C86C31">
              <w:rPr>
                <w:color w:val="3A3A3A"/>
              </w:rPr>
              <w:t xml:space="preserve"> </w:t>
            </w:r>
            <w:r w:rsidRPr="00C86C31">
              <w:rPr>
                <w:color w:val="3A3A3A"/>
              </w:rPr>
              <w:t>Hoodies &amp; Sweatshirts</w:t>
            </w:r>
          </w:p>
          <w:p w14:paraId="68F28075" w14:textId="5644A3C9" w:rsidR="009D3845" w:rsidRPr="009D3845" w:rsidRDefault="009D3845" w:rsidP="009D3845">
            <w:pPr>
              <w:rPr>
                <w:color w:val="3A3A3A"/>
              </w:rPr>
            </w:pPr>
            <w:r>
              <w:rPr>
                <w:color w:val="3A3A3A"/>
              </w:rPr>
              <w:t>4</w:t>
            </w:r>
            <w:r w:rsidRPr="009D3845">
              <w:rPr>
                <w:color w:val="3A3A3A"/>
              </w:rPr>
              <w:t xml:space="preserve">. Click the </w:t>
            </w:r>
            <w:r w:rsidRPr="00C86C31">
              <w:rPr>
                <w:color w:val="3A3A3A"/>
              </w:rPr>
              <w:t>Hoodies &amp; Sweatshirts</w:t>
            </w:r>
          </w:p>
          <w:p w14:paraId="3A37063C" w14:textId="716ACC92" w:rsidR="009D3845" w:rsidRPr="009D3845" w:rsidRDefault="009D3845" w:rsidP="009D3845">
            <w:pPr>
              <w:rPr>
                <w:color w:val="3A3A3A"/>
              </w:rPr>
            </w:pPr>
            <w:r>
              <w:rPr>
                <w:color w:val="3A3A3A"/>
              </w:rPr>
              <w:t>5</w:t>
            </w:r>
            <w:r w:rsidRPr="009D3845">
              <w:rPr>
                <w:color w:val="3A3A3A"/>
              </w:rPr>
              <w:t xml:space="preserve">. Click dropdown icon at top right </w:t>
            </w:r>
          </w:p>
          <w:p w14:paraId="6BF6FDB1" w14:textId="77777777" w:rsidR="009D3845" w:rsidRPr="009D3845" w:rsidRDefault="009D3845" w:rsidP="009D3845">
            <w:pPr>
              <w:rPr>
                <w:color w:val="3A3A3A"/>
              </w:rPr>
            </w:pPr>
            <w:r w:rsidRPr="009D3845">
              <w:rPr>
                <w:color w:val="3A3A3A"/>
              </w:rPr>
              <w:t>corner.</w:t>
            </w:r>
          </w:p>
          <w:p w14:paraId="7D6F5D98" w14:textId="3E6FDBC1" w:rsidR="009D3845" w:rsidRPr="009D3845" w:rsidRDefault="009D3845" w:rsidP="009D3845">
            <w:pPr>
              <w:rPr>
                <w:color w:val="3A3A3A"/>
              </w:rPr>
            </w:pPr>
            <w:r>
              <w:rPr>
                <w:color w:val="3A3A3A"/>
              </w:rPr>
              <w:t>6</w:t>
            </w:r>
            <w:r w:rsidRPr="009D3845">
              <w:rPr>
                <w:color w:val="3A3A3A"/>
              </w:rPr>
              <w:t>. Select position</w:t>
            </w:r>
          </w:p>
          <w:p w14:paraId="657CBC44" w14:textId="6A8B0392" w:rsidR="00497641" w:rsidRDefault="009D3845" w:rsidP="009D3845">
            <w:pPr>
              <w:rPr>
                <w:color w:val="3A3A3A"/>
              </w:rPr>
            </w:pPr>
            <w:r>
              <w:rPr>
                <w:color w:val="3A3A3A"/>
              </w:rPr>
              <w:t>7</w:t>
            </w:r>
            <w:r w:rsidRPr="009D3845">
              <w:rPr>
                <w:color w:val="3A3A3A"/>
              </w:rPr>
              <w:t xml:space="preserve">. </w:t>
            </w:r>
            <w:r>
              <w:rPr>
                <w:color w:val="3A3A3A"/>
              </w:rPr>
              <w:t>C</w:t>
            </w:r>
            <w:r w:rsidRPr="009D3845">
              <w:rPr>
                <w:color w:val="3A3A3A"/>
              </w:rPr>
              <w:t>lick upside and downside arrow</w:t>
            </w:r>
          </w:p>
        </w:tc>
      </w:tr>
      <w:tr w:rsidR="00497641" w14:paraId="279A981C"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6AABE227" w14:textId="77777777" w:rsidR="00497641" w:rsidRDefault="00497641">
            <w:pPr>
              <w:rPr>
                <w:b/>
                <w:color w:val="3A3A3A"/>
              </w:rPr>
            </w:pPr>
          </w:p>
          <w:p w14:paraId="5F0FE854" w14:textId="77777777" w:rsidR="00497641" w:rsidRDefault="00497641">
            <w:pPr>
              <w:rPr>
                <w:b/>
                <w:color w:val="3A3A3A"/>
              </w:rPr>
            </w:pPr>
          </w:p>
          <w:p w14:paraId="0050C984" w14:textId="77777777" w:rsidR="00497641" w:rsidRDefault="00000000">
            <w:pPr>
              <w:rPr>
                <w:b/>
                <w:color w:val="3A3A3A"/>
              </w:rPr>
            </w:pPr>
            <w:r>
              <w:rPr>
                <w:b/>
                <w:color w:val="3A3A3A"/>
              </w:rPr>
              <w:t>Expected Result</w:t>
            </w:r>
          </w:p>
          <w:p w14:paraId="364F8F1E"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2532344A" w14:textId="77777777" w:rsidR="00497641" w:rsidRDefault="00497641">
            <w:pPr>
              <w:rPr>
                <w:color w:val="3A3A3A"/>
              </w:rPr>
            </w:pPr>
          </w:p>
          <w:p w14:paraId="120CBA33" w14:textId="77777777" w:rsidR="00497641" w:rsidRDefault="00497641">
            <w:pPr>
              <w:rPr>
                <w:color w:val="3A3A3A"/>
              </w:rPr>
            </w:pPr>
          </w:p>
          <w:p w14:paraId="0D4FFCAA" w14:textId="3AF3A9BF" w:rsidR="00497641" w:rsidRDefault="009D3845">
            <w:pPr>
              <w:rPr>
                <w:color w:val="3A3A3A"/>
              </w:rPr>
            </w:pPr>
            <w:r>
              <w:rPr>
                <w:color w:val="000000"/>
                <w:sz w:val="20"/>
                <w:szCs w:val="20"/>
                <w:shd w:val="clear" w:color="auto" w:fill="FFFFFF"/>
              </w:rPr>
              <w:t>Sorting by position using the up/down arrows in the dropdown menu. Sorting should be ascending/descending.</w:t>
            </w:r>
          </w:p>
          <w:p w14:paraId="509CB9D5" w14:textId="77777777" w:rsidR="00497641" w:rsidRDefault="00497641">
            <w:pPr>
              <w:rPr>
                <w:color w:val="3A3A3A"/>
              </w:rPr>
            </w:pPr>
          </w:p>
          <w:p w14:paraId="27920370" w14:textId="77777777" w:rsidR="00497641" w:rsidRDefault="00497641">
            <w:pPr>
              <w:rPr>
                <w:color w:val="3A3A3A"/>
              </w:rPr>
            </w:pPr>
          </w:p>
        </w:tc>
      </w:tr>
      <w:tr w:rsidR="00497641" w14:paraId="54B8B4C1"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70CA3B64" w14:textId="77777777" w:rsidR="00497641" w:rsidRDefault="00497641">
            <w:pPr>
              <w:rPr>
                <w:b/>
                <w:color w:val="3A3A3A"/>
              </w:rPr>
            </w:pPr>
          </w:p>
          <w:p w14:paraId="195567A3" w14:textId="77777777" w:rsidR="00497641" w:rsidRDefault="00000000">
            <w:pPr>
              <w:rPr>
                <w:color w:val="3A3A3A"/>
              </w:rPr>
            </w:pPr>
            <w:r>
              <w:rPr>
                <w:b/>
                <w:color w:val="3A3A3A"/>
              </w:rPr>
              <w:t>Actual Result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7C7598E0" w14:textId="77777777" w:rsidR="00497641" w:rsidRDefault="00497641">
            <w:pPr>
              <w:rPr>
                <w:color w:val="3A3A3A"/>
              </w:rPr>
            </w:pPr>
          </w:p>
          <w:p w14:paraId="4676C036" w14:textId="6725B417" w:rsidR="00497641" w:rsidRDefault="009D3845" w:rsidP="009D3845">
            <w:pPr>
              <w:rPr>
                <w:color w:val="3A3A3A"/>
              </w:rPr>
            </w:pPr>
            <w:r w:rsidRPr="009D3845">
              <w:rPr>
                <w:color w:val="3A3A3A"/>
              </w:rPr>
              <w:t>Clicking the up/down arrows next to the "Position" option in the dropdown menu doesn't sort products as expected. Products remain in their</w:t>
            </w:r>
            <w:r>
              <w:rPr>
                <w:color w:val="3A3A3A"/>
              </w:rPr>
              <w:t xml:space="preserve"> </w:t>
            </w:r>
            <w:r w:rsidRPr="009D3845">
              <w:rPr>
                <w:color w:val="3A3A3A"/>
              </w:rPr>
              <w:t>original order.</w:t>
            </w:r>
          </w:p>
        </w:tc>
      </w:tr>
      <w:tr w:rsidR="00497641" w14:paraId="32C3AA35" w14:textId="77777777">
        <w:trPr>
          <w:trHeight w:val="3225"/>
        </w:trPr>
        <w:tc>
          <w:tcPr>
            <w:tcW w:w="3075" w:type="dxa"/>
            <w:tcBorders>
              <w:top w:val="single" w:sz="5" w:space="0" w:color="DDDDDD"/>
              <w:left w:val="nil"/>
              <w:bottom w:val="nil"/>
              <w:right w:val="nil"/>
            </w:tcBorders>
            <w:tcMar>
              <w:top w:w="100" w:type="dxa"/>
              <w:left w:w="100" w:type="dxa"/>
              <w:bottom w:w="100" w:type="dxa"/>
              <w:right w:w="100" w:type="dxa"/>
            </w:tcMar>
          </w:tcPr>
          <w:p w14:paraId="4CFB217C" w14:textId="77777777" w:rsidR="00497641" w:rsidRDefault="00497641">
            <w:pPr>
              <w:rPr>
                <w:b/>
                <w:color w:val="3A3A3A"/>
              </w:rPr>
            </w:pPr>
          </w:p>
          <w:p w14:paraId="594075ED" w14:textId="77777777" w:rsidR="00497641" w:rsidRDefault="00000000">
            <w:pPr>
              <w:rPr>
                <w:color w:val="3A3A3A"/>
              </w:rPr>
            </w:pPr>
            <w:r>
              <w:rPr>
                <w:b/>
                <w:color w:val="3A3A3A"/>
              </w:rPr>
              <w:t>Evidence/attachment</w:t>
            </w:r>
          </w:p>
        </w:tc>
        <w:tc>
          <w:tcPr>
            <w:tcW w:w="6390" w:type="dxa"/>
            <w:tcBorders>
              <w:top w:val="single" w:sz="5" w:space="0" w:color="DDDDDD"/>
              <w:left w:val="nil"/>
              <w:bottom w:val="nil"/>
              <w:right w:val="nil"/>
            </w:tcBorders>
            <w:tcMar>
              <w:top w:w="100" w:type="dxa"/>
              <w:left w:w="100" w:type="dxa"/>
              <w:bottom w:w="100" w:type="dxa"/>
              <w:right w:w="100" w:type="dxa"/>
            </w:tcMar>
          </w:tcPr>
          <w:p w14:paraId="18F8E3CF" w14:textId="77777777" w:rsidR="00497641" w:rsidRDefault="00000000">
            <w:pPr>
              <w:rPr>
                <w:color w:val="3A3A3A"/>
              </w:rPr>
            </w:pPr>
            <w:r>
              <w:rPr>
                <w:color w:val="3A3A3A"/>
              </w:rPr>
              <w:t xml:space="preserve">SS: </w:t>
            </w:r>
          </w:p>
          <w:p w14:paraId="5FE758BB" w14:textId="0E6456BB" w:rsidR="009D3845" w:rsidRDefault="009D3845">
            <w:pPr>
              <w:rPr>
                <w:color w:val="3A3A3A"/>
              </w:rPr>
            </w:pPr>
          </w:p>
          <w:p w14:paraId="4F6842AC" w14:textId="5040588A" w:rsidR="009D3845" w:rsidRDefault="009D3845">
            <w:pPr>
              <w:rPr>
                <w:color w:val="3A3A3A"/>
              </w:rPr>
            </w:pPr>
            <w:r>
              <w:rPr>
                <w:noProof/>
                <w:color w:val="3A3A3A"/>
              </w:rPr>
              <mc:AlternateContent>
                <mc:Choice Requires="wps">
                  <w:drawing>
                    <wp:anchor distT="0" distB="0" distL="114300" distR="114300" simplePos="0" relativeHeight="251719680" behindDoc="0" locked="0" layoutInCell="1" allowOverlap="1" wp14:anchorId="4F918EE2" wp14:editId="2D3C3DCD">
                      <wp:simplePos x="0" y="0"/>
                      <wp:positionH relativeFrom="column">
                        <wp:posOffset>2609561</wp:posOffset>
                      </wp:positionH>
                      <wp:positionV relativeFrom="paragraph">
                        <wp:posOffset>563765</wp:posOffset>
                      </wp:positionV>
                      <wp:extent cx="484909" cy="0"/>
                      <wp:effectExtent l="57150" t="76200" r="0" b="133350"/>
                      <wp:wrapNone/>
                      <wp:docPr id="221746791" name="Straight Arrow Connector 41"/>
                      <wp:cNvGraphicFramePr/>
                      <a:graphic xmlns:a="http://schemas.openxmlformats.org/drawingml/2006/main">
                        <a:graphicData uri="http://schemas.microsoft.com/office/word/2010/wordprocessingShape">
                          <wps:wsp>
                            <wps:cNvCnPr/>
                            <wps:spPr>
                              <a:xfrm flipH="1">
                                <a:off x="0" y="0"/>
                                <a:ext cx="484909" cy="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E6FC498" id="Straight Arrow Connector 41" o:spid="_x0000_s1026" type="#_x0000_t32" style="position:absolute;margin-left:205.5pt;margin-top:44.4pt;width:38.2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" strokecolor="red" strokeweight="2pt">
                      <v:stroke endarrow="block"/>
                      <v:shadow on="t" color="black" opacity="24903f" origin=",.5" offset="0,.55556mm"/>
                    </v:shape>
                  </w:pict>
                </mc:Fallback>
              </mc:AlternateContent>
            </w:r>
            <w:r>
              <w:rPr>
                <w:noProof/>
                <w:color w:val="3A3A3A"/>
              </w:rPr>
              <mc:AlternateContent>
                <mc:Choice Requires="wps">
                  <w:drawing>
                    <wp:anchor distT="0" distB="0" distL="114300" distR="114300" simplePos="0" relativeHeight="251718656" behindDoc="0" locked="0" layoutInCell="1" allowOverlap="1" wp14:anchorId="74852DFE" wp14:editId="76F7B579">
                      <wp:simplePos x="0" y="0"/>
                      <wp:positionH relativeFrom="column">
                        <wp:posOffset>789420</wp:posOffset>
                      </wp:positionH>
                      <wp:positionV relativeFrom="paragraph">
                        <wp:posOffset>222596</wp:posOffset>
                      </wp:positionV>
                      <wp:extent cx="1733434" cy="632114"/>
                      <wp:effectExtent l="57150" t="19050" r="76835" b="92075"/>
                      <wp:wrapNone/>
                      <wp:docPr id="637782419" name="Rectangle 40"/>
                      <wp:cNvGraphicFramePr/>
                      <a:graphic xmlns:a="http://schemas.openxmlformats.org/drawingml/2006/main">
                        <a:graphicData uri="http://schemas.microsoft.com/office/word/2010/wordprocessingShape">
                          <wps:wsp>
                            <wps:cNvSpPr/>
                            <wps:spPr>
                              <a:xfrm>
                                <a:off x="0" y="0"/>
                                <a:ext cx="1733434" cy="632114"/>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45BC3" id="Rectangle 40" o:spid="_x0000_s1026" style="position:absolute;margin-left:62.15pt;margin-top:17.55pt;width:136.5pt;height:49.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" filled="f" strokecolor="red" strokeweight="1pt">
                      <v:shadow on="t" color="black" opacity="22937f" origin=",.5" offset="0,.63889mm"/>
                    </v:rect>
                  </w:pict>
                </mc:Fallback>
              </mc:AlternateContent>
            </w:r>
            <w:r>
              <w:rPr>
                <w:noProof/>
                <w:color w:val="3A3A3A"/>
              </w:rPr>
              <w:drawing>
                <wp:inline distT="0" distB="0" distL="0" distR="0" wp14:anchorId="3FB564E2" wp14:editId="28465F09">
                  <wp:extent cx="2694940" cy="1059815"/>
                  <wp:effectExtent l="0" t="0" r="0" b="6985"/>
                  <wp:docPr id="12694975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4940" cy="1059815"/>
                          </a:xfrm>
                          <a:prstGeom prst="rect">
                            <a:avLst/>
                          </a:prstGeom>
                          <a:noFill/>
                          <a:ln>
                            <a:noFill/>
                          </a:ln>
                        </pic:spPr>
                      </pic:pic>
                    </a:graphicData>
                  </a:graphic>
                </wp:inline>
              </w:drawing>
            </w:r>
          </w:p>
          <w:p w14:paraId="1F484675" w14:textId="77777777" w:rsidR="00497641" w:rsidRPr="00465DE1" w:rsidRDefault="00497641">
            <w:pPr>
              <w:rPr>
                <w:color w:val="3A3A3A"/>
                <w:lang w:val="en-US"/>
              </w:rPr>
            </w:pPr>
          </w:p>
        </w:tc>
      </w:tr>
      <w:tr w:rsidR="00497641" w14:paraId="77209AC3"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17657378" w14:textId="77777777" w:rsidR="00497641" w:rsidRDefault="00497641">
            <w:pPr>
              <w:rPr>
                <w:b/>
                <w:color w:val="3A3A3A"/>
              </w:rPr>
            </w:pPr>
          </w:p>
          <w:p w14:paraId="2A0B8F9F" w14:textId="77777777" w:rsidR="00497641" w:rsidRDefault="00000000">
            <w:pPr>
              <w:rPr>
                <w:b/>
                <w:color w:val="3A3A3A"/>
              </w:rPr>
            </w:pPr>
            <w:r>
              <w:rPr>
                <w:b/>
                <w:color w:val="3A3A3A"/>
              </w:rPr>
              <w:t>Severity</w:t>
            </w:r>
          </w:p>
          <w:p w14:paraId="1891961D"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243897BA" w14:textId="77777777" w:rsidR="00497641" w:rsidRDefault="00497641">
            <w:pPr>
              <w:rPr>
                <w:color w:val="3A3A3A"/>
              </w:rPr>
            </w:pPr>
          </w:p>
          <w:p w14:paraId="2A216F19" w14:textId="77777777" w:rsidR="00497641" w:rsidRDefault="00000000">
            <w:pPr>
              <w:rPr>
                <w:color w:val="3A3A3A"/>
              </w:rPr>
            </w:pPr>
            <w:r>
              <w:rPr>
                <w:color w:val="3A3A3A"/>
              </w:rPr>
              <w:t>Low</w:t>
            </w:r>
          </w:p>
          <w:p w14:paraId="5FAFD238" w14:textId="77777777" w:rsidR="00497641" w:rsidRDefault="00497641">
            <w:pPr>
              <w:rPr>
                <w:color w:val="3A3A3A"/>
              </w:rPr>
            </w:pPr>
          </w:p>
        </w:tc>
      </w:tr>
      <w:tr w:rsidR="00497641" w14:paraId="3A6D59E1" w14:textId="77777777">
        <w:trPr>
          <w:trHeight w:val="770"/>
        </w:trPr>
        <w:tc>
          <w:tcPr>
            <w:tcW w:w="3075" w:type="dxa"/>
            <w:tcBorders>
              <w:top w:val="single" w:sz="5" w:space="0" w:color="DDDDDD"/>
              <w:left w:val="nil"/>
              <w:bottom w:val="nil"/>
              <w:right w:val="nil"/>
            </w:tcBorders>
            <w:tcMar>
              <w:top w:w="100" w:type="dxa"/>
              <w:left w:w="100" w:type="dxa"/>
              <w:bottom w:w="100" w:type="dxa"/>
              <w:right w:w="100" w:type="dxa"/>
            </w:tcMar>
          </w:tcPr>
          <w:p w14:paraId="38DE24AD" w14:textId="77777777" w:rsidR="00497641" w:rsidRDefault="00497641">
            <w:pPr>
              <w:rPr>
                <w:b/>
                <w:color w:val="3A3A3A"/>
              </w:rPr>
            </w:pPr>
          </w:p>
          <w:p w14:paraId="3D31C1D0" w14:textId="77777777" w:rsidR="00497641" w:rsidRDefault="00000000">
            <w:pPr>
              <w:rPr>
                <w:b/>
                <w:color w:val="3A3A3A"/>
              </w:rPr>
            </w:pPr>
            <w:r>
              <w:rPr>
                <w:b/>
                <w:color w:val="3A3A3A"/>
              </w:rPr>
              <w:t>Priority</w:t>
            </w:r>
          </w:p>
          <w:p w14:paraId="38E50E8C"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466BDD5C" w14:textId="77777777" w:rsidR="00497641" w:rsidRDefault="00497641">
            <w:pPr>
              <w:rPr>
                <w:color w:val="3A3A3A"/>
              </w:rPr>
            </w:pPr>
          </w:p>
          <w:p w14:paraId="3317FDB8" w14:textId="77777777" w:rsidR="00497641" w:rsidRDefault="00000000">
            <w:pPr>
              <w:rPr>
                <w:color w:val="3A3A3A"/>
              </w:rPr>
            </w:pPr>
            <w:r>
              <w:rPr>
                <w:color w:val="3A3A3A"/>
              </w:rPr>
              <w:t>High</w:t>
            </w:r>
          </w:p>
        </w:tc>
      </w:tr>
      <w:tr w:rsidR="00497641" w14:paraId="1A967EDC"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101DE502" w14:textId="77777777" w:rsidR="00497641" w:rsidRDefault="00000000">
            <w:pPr>
              <w:rPr>
                <w:color w:val="3A3A3A"/>
              </w:rPr>
            </w:pPr>
            <w:r>
              <w:rPr>
                <w:b/>
                <w:color w:val="3A3A3A"/>
              </w:rPr>
              <w:t>Environment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65E73027" w14:textId="77777777" w:rsidR="00497641" w:rsidRDefault="00000000">
            <w:pPr>
              <w:rPr>
                <w:color w:val="3A3A3A"/>
              </w:rPr>
            </w:pPr>
            <w:r>
              <w:rPr>
                <w:color w:val="3A3A3A"/>
              </w:rPr>
              <w:t>OS: Windows (x86) 11</w:t>
            </w:r>
          </w:p>
          <w:p w14:paraId="712F2B5F" w14:textId="77777777" w:rsidR="00497641" w:rsidRDefault="00000000">
            <w:pPr>
              <w:rPr>
                <w:color w:val="3A3A3A"/>
              </w:rPr>
            </w:pPr>
            <w:r>
              <w:rPr>
                <w:color w:val="3A3A3A"/>
              </w:rPr>
              <w:t>Browser: Chrome 124.0.6367.208</w:t>
            </w:r>
          </w:p>
          <w:p w14:paraId="399FC83C" w14:textId="77777777" w:rsidR="00497641" w:rsidRDefault="00000000">
            <w:pPr>
              <w:rPr>
                <w:color w:val="3A3A3A"/>
              </w:rPr>
            </w:pPr>
            <w:r>
              <w:rPr>
                <w:color w:val="3A3A3A"/>
              </w:rPr>
              <w:t>Window size: 1536x730</w:t>
            </w:r>
          </w:p>
          <w:p w14:paraId="41D16EDA" w14:textId="77777777" w:rsidR="00497641" w:rsidRDefault="00000000">
            <w:pPr>
              <w:rPr>
                <w:color w:val="3A3A3A"/>
              </w:rPr>
            </w:pPr>
            <w:r>
              <w:rPr>
                <w:color w:val="3A3A3A"/>
              </w:rPr>
              <w:t>Device: HP Laptop</w:t>
            </w:r>
          </w:p>
        </w:tc>
      </w:tr>
    </w:tbl>
    <w:p w14:paraId="1A8D7359" w14:textId="77777777" w:rsidR="00497641" w:rsidRDefault="00497641"/>
    <w:p w14:paraId="3F8EE45D" w14:textId="77777777" w:rsidR="00497641" w:rsidRDefault="00497641"/>
    <w:p w14:paraId="691ECED9" w14:textId="5DF24EBF" w:rsidR="00465DE1" w:rsidRDefault="00465DE1">
      <w:r>
        <w:rPr>
          <w:b/>
          <w:noProof/>
          <w:color w:val="38761D"/>
          <w:sz w:val="26"/>
          <w:szCs w:val="26"/>
          <w:u w:val="single"/>
        </w:rPr>
        <mc:AlternateContent>
          <mc:Choice Requires="wps">
            <w:drawing>
              <wp:anchor distT="0" distB="0" distL="114300" distR="114300" simplePos="0" relativeHeight="251721728" behindDoc="0" locked="0" layoutInCell="1" allowOverlap="1" wp14:anchorId="33C3CF27" wp14:editId="79EED5DE">
                <wp:simplePos x="0" y="0"/>
                <wp:positionH relativeFrom="column">
                  <wp:posOffset>0</wp:posOffset>
                </wp:positionH>
                <wp:positionV relativeFrom="paragraph">
                  <wp:posOffset>38100</wp:posOffset>
                </wp:positionV>
                <wp:extent cx="5985163" cy="0"/>
                <wp:effectExtent l="38100" t="38100" r="73025" b="95250"/>
                <wp:wrapNone/>
                <wp:docPr id="1803568951" name="Straight Connector 21"/>
                <wp:cNvGraphicFramePr/>
                <a:graphic xmlns:a="http://schemas.openxmlformats.org/drawingml/2006/main">
                  <a:graphicData uri="http://schemas.microsoft.com/office/word/2010/wordprocessingShape">
                    <wps:wsp>
                      <wps:cNvCnPr/>
                      <wps:spPr>
                        <a:xfrm>
                          <a:off x="0" y="0"/>
                          <a:ext cx="5985163"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A67F22A" id="Straight Connector 21"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0,3pt" to="471.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" strokecolor="#4f81bd [3204]" strokeweight="2pt">
                <v:shadow on="t" color="black" opacity="24903f" origin=",.5" offset="0,.55556mm"/>
              </v:line>
            </w:pict>
          </mc:Fallback>
        </mc:AlternateContent>
      </w:r>
    </w:p>
    <w:p w14:paraId="4D3B2500" w14:textId="77777777" w:rsidR="00497641" w:rsidRDefault="00497641"/>
    <w:p w14:paraId="673D3992" w14:textId="37B6FBFC" w:rsidR="00465DE1" w:rsidRPr="00C86C31" w:rsidRDefault="00465DE1" w:rsidP="00465DE1">
      <w:pPr>
        <w:rPr>
          <w:b/>
          <w:color w:val="38761D"/>
          <w:sz w:val="26"/>
          <w:szCs w:val="26"/>
          <w:u w:val="single"/>
        </w:rPr>
      </w:pPr>
      <w:r>
        <w:rPr>
          <w:b/>
          <w:color w:val="38761D"/>
          <w:sz w:val="26"/>
          <w:szCs w:val="26"/>
          <w:u w:val="single"/>
        </w:rPr>
        <w:t>Report: 2</w:t>
      </w:r>
      <w:r w:rsidR="001628F9">
        <w:rPr>
          <w:b/>
          <w:color w:val="38761D"/>
          <w:sz w:val="26"/>
          <w:szCs w:val="26"/>
          <w:u w:val="single"/>
        </w:rPr>
        <w:t>4</w:t>
      </w:r>
    </w:p>
    <w:p w14:paraId="71074E48" w14:textId="77777777" w:rsidR="00497641" w:rsidRDefault="00497641"/>
    <w:p w14:paraId="405325D4" w14:textId="7AFDF8A6" w:rsidR="00497641" w:rsidRDefault="00000000">
      <w:pPr>
        <w:rPr>
          <w:b/>
        </w:rPr>
      </w:pPr>
      <w:r>
        <w:rPr>
          <w:b/>
        </w:rPr>
        <w:t xml:space="preserve">Component / Module: </w:t>
      </w:r>
      <w:r w:rsidR="00465DE1">
        <w:rPr>
          <w:b/>
        </w:rPr>
        <w:t>UI Design</w:t>
      </w:r>
    </w:p>
    <w:p w14:paraId="50DF11A7" w14:textId="77777777" w:rsidR="00497641" w:rsidRDefault="00000000">
      <w:pPr>
        <w:rPr>
          <w:b/>
        </w:rPr>
      </w:pPr>
      <w:r>
        <w:rPr>
          <w:b/>
        </w:rPr>
        <w:t xml:space="preserve">Reporter: </w:t>
      </w:r>
      <w:r>
        <w:rPr>
          <w:b/>
        </w:rPr>
        <w:tab/>
      </w:r>
      <w:r>
        <w:rPr>
          <w:b/>
        </w:rPr>
        <w:tab/>
        <w:t>Swastika Thapa</w:t>
      </w:r>
    </w:p>
    <w:p w14:paraId="18B51321" w14:textId="77777777" w:rsidR="00497641" w:rsidRDefault="00000000">
      <w:pPr>
        <w:rPr>
          <w:b/>
        </w:rPr>
      </w:pPr>
      <w:r>
        <w:rPr>
          <w:b/>
        </w:rPr>
        <w:t xml:space="preserve">Date: </w:t>
      </w:r>
      <w:r>
        <w:rPr>
          <w:b/>
        </w:rPr>
        <w:tab/>
      </w:r>
      <w:r>
        <w:rPr>
          <w:b/>
        </w:rPr>
        <w:tab/>
      </w:r>
      <w:r>
        <w:rPr>
          <w:b/>
        </w:rPr>
        <w:tab/>
        <w:t>26-05-2024</w:t>
      </w:r>
    </w:p>
    <w:p w14:paraId="75AB9C32" w14:textId="2A72CAB9" w:rsidR="00497641" w:rsidRDefault="00000000">
      <w:pPr>
        <w:rPr>
          <w:b/>
        </w:rPr>
      </w:pPr>
      <w:r>
        <w:rPr>
          <w:b/>
        </w:rPr>
        <w:t>Reviewer:</w:t>
      </w:r>
      <w:r>
        <w:rPr>
          <w:b/>
        </w:rPr>
        <w:tab/>
      </w:r>
      <w:r>
        <w:rPr>
          <w:b/>
        </w:rPr>
        <w:tab/>
      </w:r>
      <w:r w:rsidR="00465DE1">
        <w:rPr>
          <w:b/>
        </w:rPr>
        <w:t>Paramananda</w:t>
      </w:r>
      <w:r>
        <w:rPr>
          <w:b/>
        </w:rPr>
        <w:t xml:space="preserve"> Lal Karn</w:t>
      </w:r>
    </w:p>
    <w:p w14:paraId="539427BE" w14:textId="77777777" w:rsidR="00497641" w:rsidRDefault="00497641"/>
    <w:p w14:paraId="75C58E58" w14:textId="77777777" w:rsidR="00497641" w:rsidRDefault="00497641"/>
    <w:p w14:paraId="36F2BC82" w14:textId="77777777" w:rsidR="00497641" w:rsidRDefault="00497641"/>
    <w:tbl>
      <w:tblPr>
        <w:tblStyle w:val="af5"/>
        <w:tblW w:w="9465" w:type="dxa"/>
        <w:tblInd w:w="-150" w:type="dxa"/>
        <w:tblBorders>
          <w:top w:val="nil"/>
          <w:left w:val="nil"/>
          <w:bottom w:val="nil"/>
          <w:right w:val="nil"/>
          <w:insideH w:val="nil"/>
          <w:insideV w:val="nil"/>
        </w:tblBorders>
        <w:tblLayout w:type="fixed"/>
        <w:tblLook w:val="0600" w:firstRow="0" w:lastRow="0" w:firstColumn="0" w:lastColumn="0" w:noHBand="1" w:noVBand="1"/>
      </w:tblPr>
      <w:tblGrid>
        <w:gridCol w:w="3075"/>
        <w:gridCol w:w="6390"/>
      </w:tblGrid>
      <w:tr w:rsidR="00497641" w14:paraId="5ABFD46E" w14:textId="77777777">
        <w:trPr>
          <w:trHeight w:val="992"/>
        </w:trPr>
        <w:tc>
          <w:tcPr>
            <w:tcW w:w="3075" w:type="dxa"/>
            <w:tcBorders>
              <w:top w:val="nil"/>
              <w:left w:val="nil"/>
              <w:bottom w:val="nil"/>
              <w:right w:val="nil"/>
            </w:tcBorders>
            <w:shd w:val="clear" w:color="auto" w:fill="F3F3F3"/>
            <w:tcMar>
              <w:top w:w="100" w:type="dxa"/>
              <w:left w:w="100" w:type="dxa"/>
              <w:bottom w:w="100" w:type="dxa"/>
              <w:right w:w="100" w:type="dxa"/>
            </w:tcMar>
          </w:tcPr>
          <w:p w14:paraId="1936887E" w14:textId="77777777" w:rsidR="00497641" w:rsidRDefault="00497641">
            <w:pPr>
              <w:rPr>
                <w:b/>
                <w:color w:val="3A3A3A"/>
              </w:rPr>
            </w:pPr>
          </w:p>
          <w:p w14:paraId="5C1F0544" w14:textId="77777777" w:rsidR="00497641" w:rsidRDefault="00000000">
            <w:pPr>
              <w:rPr>
                <w:b/>
                <w:color w:val="3A3A3A"/>
              </w:rPr>
            </w:pPr>
            <w:r>
              <w:rPr>
                <w:b/>
                <w:color w:val="3A3A3A"/>
              </w:rPr>
              <w:t>Defect ID</w:t>
            </w:r>
          </w:p>
          <w:p w14:paraId="2D19E416" w14:textId="77777777" w:rsidR="00497641" w:rsidRDefault="00497641">
            <w:pPr>
              <w:rPr>
                <w:b/>
                <w:color w:val="3A3A3A"/>
              </w:rPr>
            </w:pPr>
          </w:p>
        </w:tc>
        <w:tc>
          <w:tcPr>
            <w:tcW w:w="6390" w:type="dxa"/>
            <w:tcBorders>
              <w:top w:val="nil"/>
              <w:left w:val="nil"/>
              <w:bottom w:val="nil"/>
              <w:right w:val="nil"/>
            </w:tcBorders>
            <w:shd w:val="clear" w:color="auto" w:fill="F3F3F3"/>
            <w:tcMar>
              <w:top w:w="100" w:type="dxa"/>
              <w:left w:w="100" w:type="dxa"/>
              <w:bottom w:w="100" w:type="dxa"/>
              <w:right w:w="100" w:type="dxa"/>
            </w:tcMar>
          </w:tcPr>
          <w:p w14:paraId="554FE66C" w14:textId="77777777" w:rsidR="00497641" w:rsidRDefault="00497641">
            <w:pPr>
              <w:rPr>
                <w:color w:val="3A3A3A"/>
              </w:rPr>
            </w:pPr>
          </w:p>
          <w:p w14:paraId="7547B38B" w14:textId="7E60B4CF" w:rsidR="00497641" w:rsidRDefault="00465DE1">
            <w:pPr>
              <w:rPr>
                <w:color w:val="3A3A3A"/>
              </w:rPr>
            </w:pPr>
            <w:r w:rsidRPr="00465DE1">
              <w:rPr>
                <w:color w:val="3A3A3A"/>
              </w:rPr>
              <w:t>U_107</w:t>
            </w:r>
          </w:p>
        </w:tc>
      </w:tr>
      <w:tr w:rsidR="00497641" w14:paraId="2B7E2289"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0C456066" w14:textId="77777777" w:rsidR="00497641" w:rsidRDefault="00497641">
            <w:pPr>
              <w:rPr>
                <w:b/>
                <w:color w:val="3A3A3A"/>
              </w:rPr>
            </w:pPr>
          </w:p>
          <w:p w14:paraId="5C8FD3C3" w14:textId="77777777" w:rsidR="00497641" w:rsidRDefault="00000000">
            <w:pPr>
              <w:rPr>
                <w:color w:val="3A3A3A"/>
              </w:rPr>
            </w:pPr>
            <w:r>
              <w:rPr>
                <w:b/>
                <w:color w:val="3A3A3A"/>
              </w:rPr>
              <w:t>Defect Title</w:t>
            </w:r>
          </w:p>
        </w:tc>
        <w:tc>
          <w:tcPr>
            <w:tcW w:w="6390" w:type="dxa"/>
            <w:tcBorders>
              <w:top w:val="single" w:sz="5" w:space="0" w:color="DDDDDD"/>
              <w:left w:val="nil"/>
              <w:bottom w:val="nil"/>
              <w:right w:val="nil"/>
            </w:tcBorders>
            <w:tcMar>
              <w:top w:w="100" w:type="dxa"/>
              <w:left w:w="100" w:type="dxa"/>
              <w:bottom w:w="100" w:type="dxa"/>
              <w:right w:w="100" w:type="dxa"/>
            </w:tcMar>
          </w:tcPr>
          <w:p w14:paraId="14BBCE36" w14:textId="77777777" w:rsidR="00497641" w:rsidRDefault="00497641">
            <w:pPr>
              <w:rPr>
                <w:color w:val="3A3A3A"/>
              </w:rPr>
            </w:pPr>
          </w:p>
          <w:p w14:paraId="03E2B674" w14:textId="2DF776E5" w:rsidR="00497641" w:rsidRDefault="00465DE1">
            <w:pPr>
              <w:rPr>
                <w:color w:val="3A3A3A"/>
              </w:rPr>
            </w:pPr>
            <w:r>
              <w:rPr>
                <w:color w:val="3A3A3A"/>
              </w:rPr>
              <w:t>E</w:t>
            </w:r>
            <w:r w:rsidRPr="00465DE1">
              <w:rPr>
                <w:color w:val="3A3A3A"/>
              </w:rPr>
              <w:t>xcessive whitespace, inconsistent image sizing, or lack of product spacing</w:t>
            </w:r>
          </w:p>
        </w:tc>
      </w:tr>
      <w:tr w:rsidR="00497641" w14:paraId="204228E7"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20FFA38F" w14:textId="77777777" w:rsidR="00497641" w:rsidRDefault="00497641">
            <w:pPr>
              <w:rPr>
                <w:b/>
                <w:color w:val="3A3A3A"/>
              </w:rPr>
            </w:pPr>
          </w:p>
          <w:p w14:paraId="0A326ADC" w14:textId="77777777" w:rsidR="00497641" w:rsidRDefault="00000000">
            <w:pPr>
              <w:rPr>
                <w:b/>
                <w:color w:val="3A3A3A"/>
              </w:rPr>
            </w:pPr>
            <w:r>
              <w:rPr>
                <w:b/>
                <w:color w:val="3A3A3A"/>
              </w:rPr>
              <w:t>Module affected</w:t>
            </w:r>
          </w:p>
          <w:p w14:paraId="4B3A3F74"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14A13490" w14:textId="77777777" w:rsidR="00497641" w:rsidRDefault="00497641">
            <w:pPr>
              <w:rPr>
                <w:color w:val="3A3A3A"/>
              </w:rPr>
            </w:pPr>
          </w:p>
          <w:p w14:paraId="076A2F9D" w14:textId="3B5B5F8B" w:rsidR="00497641" w:rsidRDefault="00465DE1">
            <w:pPr>
              <w:rPr>
                <w:color w:val="3A3A3A"/>
              </w:rPr>
            </w:pPr>
            <w:r w:rsidRPr="00465DE1">
              <w:rPr>
                <w:color w:val="3A3A3A"/>
              </w:rPr>
              <w:t>UI Design</w:t>
            </w:r>
          </w:p>
          <w:p w14:paraId="0FB14F76" w14:textId="77777777" w:rsidR="00497641" w:rsidRDefault="00497641">
            <w:pPr>
              <w:rPr>
                <w:color w:val="3A3A3A"/>
              </w:rPr>
            </w:pPr>
          </w:p>
        </w:tc>
      </w:tr>
      <w:tr w:rsidR="00497641" w14:paraId="6C488E0D"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2527E0E3" w14:textId="77777777" w:rsidR="00497641" w:rsidRDefault="00497641">
            <w:pPr>
              <w:rPr>
                <w:b/>
                <w:color w:val="3A3A3A"/>
              </w:rPr>
            </w:pPr>
          </w:p>
          <w:p w14:paraId="05EB3C6F" w14:textId="77777777" w:rsidR="00497641" w:rsidRDefault="00000000">
            <w:pPr>
              <w:rPr>
                <w:b/>
                <w:color w:val="3A3A3A"/>
              </w:rPr>
            </w:pPr>
            <w:r>
              <w:rPr>
                <w:b/>
                <w:color w:val="3A3A3A"/>
              </w:rPr>
              <w:t>Reporter</w:t>
            </w:r>
          </w:p>
        </w:tc>
        <w:tc>
          <w:tcPr>
            <w:tcW w:w="6390" w:type="dxa"/>
            <w:tcBorders>
              <w:top w:val="single" w:sz="5" w:space="0" w:color="DDDDDD"/>
              <w:left w:val="nil"/>
              <w:bottom w:val="nil"/>
              <w:right w:val="nil"/>
            </w:tcBorders>
            <w:tcMar>
              <w:top w:w="100" w:type="dxa"/>
              <w:left w:w="100" w:type="dxa"/>
              <w:bottom w:w="100" w:type="dxa"/>
              <w:right w:w="100" w:type="dxa"/>
            </w:tcMar>
          </w:tcPr>
          <w:p w14:paraId="2C7A2B3E" w14:textId="77777777" w:rsidR="00497641" w:rsidRDefault="00497641">
            <w:pPr>
              <w:rPr>
                <w:color w:val="3A3A3A"/>
              </w:rPr>
            </w:pPr>
          </w:p>
          <w:p w14:paraId="65D9B6D9" w14:textId="77777777" w:rsidR="00497641" w:rsidRDefault="00000000">
            <w:pPr>
              <w:rPr>
                <w:color w:val="3A3A3A"/>
              </w:rPr>
            </w:pPr>
            <w:r>
              <w:rPr>
                <w:color w:val="3A3A3A"/>
              </w:rPr>
              <w:t>Swastika Thapa</w:t>
            </w:r>
          </w:p>
        </w:tc>
      </w:tr>
      <w:tr w:rsidR="00497641" w14:paraId="119EC79E"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367E8627" w14:textId="77777777" w:rsidR="00497641" w:rsidRDefault="00497641">
            <w:pPr>
              <w:rPr>
                <w:b/>
                <w:color w:val="3A3A3A"/>
              </w:rPr>
            </w:pPr>
          </w:p>
          <w:p w14:paraId="2EED62B5" w14:textId="77777777" w:rsidR="00497641" w:rsidRDefault="00000000">
            <w:pPr>
              <w:rPr>
                <w:b/>
                <w:color w:val="3A3A3A"/>
              </w:rPr>
            </w:pPr>
            <w:r>
              <w:rPr>
                <w:b/>
                <w:color w:val="3A3A3A"/>
              </w:rPr>
              <w:t>Reported on</w:t>
            </w:r>
          </w:p>
          <w:p w14:paraId="63F079BE"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1B7B4C83" w14:textId="77777777" w:rsidR="00497641" w:rsidRDefault="00497641">
            <w:pPr>
              <w:rPr>
                <w:color w:val="3A3A3A"/>
              </w:rPr>
            </w:pPr>
          </w:p>
          <w:p w14:paraId="6432F2F0" w14:textId="77777777" w:rsidR="00497641" w:rsidRDefault="00000000">
            <w:pPr>
              <w:rPr>
                <w:color w:val="3A3A3A"/>
              </w:rPr>
            </w:pPr>
            <w:r>
              <w:rPr>
                <w:color w:val="3A3A3A"/>
              </w:rPr>
              <w:t>26-05-2024</w:t>
            </w:r>
          </w:p>
        </w:tc>
      </w:tr>
      <w:tr w:rsidR="00497641" w14:paraId="608A15E0"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135CB77E" w14:textId="77777777" w:rsidR="00497641" w:rsidRDefault="00497641">
            <w:pPr>
              <w:rPr>
                <w:b/>
                <w:color w:val="3A3A3A"/>
              </w:rPr>
            </w:pPr>
          </w:p>
          <w:p w14:paraId="66F80E00" w14:textId="77777777" w:rsidR="00497641" w:rsidRDefault="00000000">
            <w:pPr>
              <w:rPr>
                <w:b/>
                <w:color w:val="3A3A3A"/>
              </w:rPr>
            </w:pPr>
            <w:r>
              <w:rPr>
                <w:b/>
                <w:color w:val="3A3A3A"/>
              </w:rPr>
              <w:t>Status</w:t>
            </w:r>
          </w:p>
          <w:p w14:paraId="553DFCCD"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46182667" w14:textId="77777777" w:rsidR="00497641" w:rsidRDefault="00497641">
            <w:pPr>
              <w:rPr>
                <w:color w:val="3A3A3A"/>
              </w:rPr>
            </w:pPr>
          </w:p>
          <w:p w14:paraId="278626C5" w14:textId="77777777" w:rsidR="00497641" w:rsidRDefault="00000000">
            <w:pPr>
              <w:rPr>
                <w:color w:val="3A3A3A"/>
              </w:rPr>
            </w:pPr>
            <w:r>
              <w:rPr>
                <w:color w:val="3A3A3A"/>
              </w:rPr>
              <w:t>New</w:t>
            </w:r>
          </w:p>
        </w:tc>
      </w:tr>
      <w:tr w:rsidR="00497641" w14:paraId="5DCD26C5"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2C762910" w14:textId="77777777" w:rsidR="00497641" w:rsidRDefault="00497641">
            <w:pPr>
              <w:rPr>
                <w:b/>
                <w:color w:val="3A3A3A"/>
              </w:rPr>
            </w:pPr>
          </w:p>
          <w:p w14:paraId="4C1219DD" w14:textId="77777777" w:rsidR="00497641" w:rsidRDefault="00000000">
            <w:pPr>
              <w:rPr>
                <w:b/>
                <w:color w:val="3A3A3A"/>
              </w:rPr>
            </w:pPr>
            <w:r>
              <w:rPr>
                <w:b/>
                <w:color w:val="3A3A3A"/>
              </w:rPr>
              <w:t>Assigned To</w:t>
            </w:r>
          </w:p>
          <w:p w14:paraId="6D76FEF6"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09200EBE" w14:textId="77777777" w:rsidR="00497641" w:rsidRDefault="00497641">
            <w:pPr>
              <w:rPr>
                <w:color w:val="3A3A3A"/>
              </w:rPr>
            </w:pPr>
          </w:p>
          <w:p w14:paraId="2DE24DBD" w14:textId="77777777" w:rsidR="00497641" w:rsidRDefault="00000000">
            <w:pPr>
              <w:rPr>
                <w:color w:val="3A3A3A"/>
              </w:rPr>
            </w:pPr>
            <w:r>
              <w:rPr>
                <w:color w:val="3A3A3A"/>
              </w:rPr>
              <w:t>Developer ABC</w:t>
            </w:r>
          </w:p>
        </w:tc>
      </w:tr>
      <w:tr w:rsidR="00497641" w14:paraId="2B34745F" w14:textId="77777777">
        <w:trPr>
          <w:trHeight w:val="1965"/>
        </w:trPr>
        <w:tc>
          <w:tcPr>
            <w:tcW w:w="3075" w:type="dxa"/>
            <w:tcBorders>
              <w:top w:val="single" w:sz="5" w:space="0" w:color="DDDDDD"/>
              <w:left w:val="nil"/>
              <w:bottom w:val="nil"/>
              <w:right w:val="nil"/>
            </w:tcBorders>
            <w:tcMar>
              <w:top w:w="100" w:type="dxa"/>
              <w:left w:w="100" w:type="dxa"/>
              <w:bottom w:w="100" w:type="dxa"/>
              <w:right w:w="100" w:type="dxa"/>
            </w:tcMar>
          </w:tcPr>
          <w:p w14:paraId="22554EFA" w14:textId="77777777" w:rsidR="00497641" w:rsidRDefault="00497641">
            <w:pPr>
              <w:rPr>
                <w:b/>
                <w:color w:val="3A3A3A"/>
              </w:rPr>
            </w:pPr>
          </w:p>
          <w:p w14:paraId="3DC38684" w14:textId="77777777" w:rsidR="00497641" w:rsidRDefault="00497641">
            <w:pPr>
              <w:rPr>
                <w:b/>
                <w:color w:val="3A3A3A"/>
              </w:rPr>
            </w:pPr>
          </w:p>
          <w:p w14:paraId="110C4A8D" w14:textId="77777777" w:rsidR="00497641" w:rsidRDefault="00000000">
            <w:pPr>
              <w:rPr>
                <w:color w:val="3A3A3A"/>
              </w:rPr>
            </w:pPr>
            <w:r>
              <w:rPr>
                <w:b/>
                <w:color w:val="3A3A3A"/>
              </w:rPr>
              <w:t>Defect Description</w:t>
            </w:r>
          </w:p>
        </w:tc>
        <w:tc>
          <w:tcPr>
            <w:tcW w:w="6390" w:type="dxa"/>
            <w:tcBorders>
              <w:top w:val="single" w:sz="5" w:space="0" w:color="DDDDDD"/>
              <w:left w:val="nil"/>
              <w:bottom w:val="nil"/>
              <w:right w:val="nil"/>
            </w:tcBorders>
            <w:tcMar>
              <w:top w:w="100" w:type="dxa"/>
              <w:left w:w="100" w:type="dxa"/>
              <w:bottom w:w="100" w:type="dxa"/>
              <w:right w:w="100" w:type="dxa"/>
            </w:tcMar>
          </w:tcPr>
          <w:p w14:paraId="1F94B979" w14:textId="77777777" w:rsidR="00497641" w:rsidRDefault="00497641">
            <w:pPr>
              <w:rPr>
                <w:color w:val="3A3A3A"/>
              </w:rPr>
            </w:pPr>
          </w:p>
          <w:p w14:paraId="279C1DEA" w14:textId="05BC5A2F" w:rsidR="00497641" w:rsidRDefault="00465DE1">
            <w:pPr>
              <w:jc w:val="both"/>
              <w:rPr>
                <w:color w:val="3A3A3A"/>
              </w:rPr>
            </w:pPr>
            <w:r w:rsidRPr="00465DE1">
              <w:rPr>
                <w:color w:val="3A3A3A"/>
              </w:rPr>
              <w:t xml:space="preserve">UI layout presents inconsistencies that affect its visual appeal and </w:t>
            </w:r>
            <w:r>
              <w:rPr>
                <w:color w:val="3A3A3A"/>
              </w:rPr>
              <w:t>bad UI.</w:t>
            </w:r>
          </w:p>
        </w:tc>
      </w:tr>
      <w:tr w:rsidR="00497641" w14:paraId="7B60E997" w14:textId="77777777">
        <w:trPr>
          <w:trHeight w:val="1545"/>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16613C9A" w14:textId="77777777" w:rsidR="00497641" w:rsidRDefault="00497641">
            <w:pPr>
              <w:rPr>
                <w:b/>
                <w:color w:val="3A3A3A"/>
              </w:rPr>
            </w:pPr>
          </w:p>
          <w:p w14:paraId="2B5E9C7D" w14:textId="77777777" w:rsidR="00497641" w:rsidRDefault="00000000">
            <w:pPr>
              <w:rPr>
                <w:color w:val="3A3A3A"/>
              </w:rPr>
            </w:pPr>
            <w:r>
              <w:rPr>
                <w:b/>
                <w:color w:val="3A3A3A"/>
              </w:rPr>
              <w:t>Steps to reproduce</w:t>
            </w:r>
          </w:p>
          <w:p w14:paraId="67A63841"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7B78E180" w14:textId="77777777" w:rsidR="00465DE1" w:rsidRDefault="00465DE1" w:rsidP="00465DE1">
            <w:pPr>
              <w:rPr>
                <w:color w:val="3A3A3A"/>
              </w:rPr>
            </w:pPr>
          </w:p>
          <w:p w14:paraId="4601EA64" w14:textId="0FE5BC63" w:rsidR="00465DE1" w:rsidRPr="00465DE1" w:rsidRDefault="00465DE1" w:rsidP="00465DE1">
            <w:pPr>
              <w:rPr>
                <w:color w:val="3A3A3A"/>
              </w:rPr>
            </w:pPr>
            <w:r w:rsidRPr="00465DE1">
              <w:rPr>
                <w:color w:val="3A3A3A"/>
              </w:rPr>
              <w:t>1.Open website with valid URL</w:t>
            </w:r>
          </w:p>
          <w:p w14:paraId="6EC91570" w14:textId="5289EA13" w:rsidR="00497641" w:rsidRDefault="00465DE1" w:rsidP="00465DE1">
            <w:pPr>
              <w:rPr>
                <w:color w:val="3A3A3A"/>
              </w:rPr>
            </w:pPr>
            <w:r w:rsidRPr="00465DE1">
              <w:rPr>
                <w:color w:val="3A3A3A"/>
              </w:rPr>
              <w:t>2. Observe the UI of every page</w:t>
            </w:r>
          </w:p>
          <w:p w14:paraId="3348653F" w14:textId="77777777" w:rsidR="00497641" w:rsidRDefault="00497641">
            <w:pPr>
              <w:ind w:left="720"/>
              <w:rPr>
                <w:color w:val="3A3A3A"/>
              </w:rPr>
            </w:pPr>
          </w:p>
        </w:tc>
      </w:tr>
      <w:tr w:rsidR="00497641" w14:paraId="36E430EB" w14:textId="77777777">
        <w:trPr>
          <w:trHeight w:val="1070"/>
        </w:trPr>
        <w:tc>
          <w:tcPr>
            <w:tcW w:w="3075" w:type="dxa"/>
            <w:tcBorders>
              <w:top w:val="single" w:sz="5" w:space="0" w:color="DDDDDD"/>
              <w:left w:val="nil"/>
              <w:bottom w:val="nil"/>
              <w:right w:val="nil"/>
            </w:tcBorders>
            <w:tcMar>
              <w:top w:w="100" w:type="dxa"/>
              <w:left w:w="100" w:type="dxa"/>
              <w:bottom w:w="100" w:type="dxa"/>
              <w:right w:w="100" w:type="dxa"/>
            </w:tcMar>
          </w:tcPr>
          <w:p w14:paraId="4FEE3F8A" w14:textId="77777777" w:rsidR="00497641" w:rsidRDefault="00497641">
            <w:pPr>
              <w:rPr>
                <w:b/>
                <w:color w:val="3A3A3A"/>
              </w:rPr>
            </w:pPr>
          </w:p>
          <w:p w14:paraId="02086A60" w14:textId="77777777" w:rsidR="00497641" w:rsidRDefault="00497641">
            <w:pPr>
              <w:rPr>
                <w:b/>
                <w:color w:val="3A3A3A"/>
              </w:rPr>
            </w:pPr>
          </w:p>
          <w:p w14:paraId="17E5A52B" w14:textId="77777777" w:rsidR="00497641" w:rsidRDefault="00000000">
            <w:pPr>
              <w:rPr>
                <w:b/>
                <w:color w:val="3A3A3A"/>
              </w:rPr>
            </w:pPr>
            <w:r>
              <w:rPr>
                <w:b/>
                <w:color w:val="3A3A3A"/>
              </w:rPr>
              <w:t>Expected Result</w:t>
            </w:r>
          </w:p>
          <w:p w14:paraId="5FFE1041"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30C26FD8" w14:textId="77777777" w:rsidR="00497641" w:rsidRDefault="00497641">
            <w:pPr>
              <w:rPr>
                <w:color w:val="3A3A3A"/>
              </w:rPr>
            </w:pPr>
          </w:p>
          <w:p w14:paraId="2E499054" w14:textId="77777777" w:rsidR="00497641" w:rsidRDefault="00497641">
            <w:pPr>
              <w:rPr>
                <w:color w:val="3A3A3A"/>
              </w:rPr>
            </w:pPr>
          </w:p>
          <w:p w14:paraId="5732BEB5" w14:textId="3F7AAF78" w:rsidR="00497641" w:rsidRDefault="00465DE1">
            <w:pPr>
              <w:rPr>
                <w:color w:val="3A3A3A"/>
              </w:rPr>
            </w:pPr>
            <w:r w:rsidRPr="00465DE1">
              <w:rPr>
                <w:color w:val="3A3A3A"/>
              </w:rPr>
              <w:t xml:space="preserve">The UI should </w:t>
            </w:r>
            <w:r>
              <w:rPr>
                <w:color w:val="3A3A3A"/>
              </w:rPr>
              <w:t xml:space="preserve">have </w:t>
            </w:r>
            <w:r w:rsidRPr="00465DE1">
              <w:rPr>
                <w:color w:val="3A3A3A"/>
              </w:rPr>
              <w:t>good contrast between text/elements and the background, utilize clear and consistent fonts, and provide adequate space around content (text, buttons, images) and products for a balanced, readable layout.</w:t>
            </w:r>
          </w:p>
          <w:p w14:paraId="1588A9BB" w14:textId="77777777" w:rsidR="00497641" w:rsidRDefault="00497641">
            <w:pPr>
              <w:rPr>
                <w:color w:val="3A3A3A"/>
              </w:rPr>
            </w:pPr>
          </w:p>
        </w:tc>
      </w:tr>
      <w:tr w:rsidR="00497641" w14:paraId="63ECA5F9" w14:textId="77777777">
        <w:trPr>
          <w:trHeight w:val="10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6B3573DF" w14:textId="77777777" w:rsidR="00497641" w:rsidRDefault="00497641">
            <w:pPr>
              <w:rPr>
                <w:b/>
                <w:color w:val="3A3A3A"/>
              </w:rPr>
            </w:pPr>
          </w:p>
          <w:p w14:paraId="7CAB1D4E" w14:textId="77777777" w:rsidR="00497641" w:rsidRDefault="00000000">
            <w:pPr>
              <w:rPr>
                <w:color w:val="3A3A3A"/>
              </w:rPr>
            </w:pPr>
            <w:r>
              <w:rPr>
                <w:b/>
                <w:color w:val="3A3A3A"/>
              </w:rPr>
              <w:t>Actual Result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4B903DBC" w14:textId="77777777" w:rsidR="00497641" w:rsidRDefault="00497641">
            <w:pPr>
              <w:rPr>
                <w:color w:val="3A3A3A"/>
              </w:rPr>
            </w:pPr>
          </w:p>
          <w:p w14:paraId="779D2DA2" w14:textId="1EAD247F" w:rsidR="00497641" w:rsidRDefault="00465DE1">
            <w:pPr>
              <w:rPr>
                <w:color w:val="3A3A3A"/>
              </w:rPr>
            </w:pPr>
            <w:r w:rsidRPr="00465DE1">
              <w:rPr>
                <w:color w:val="3A3A3A"/>
              </w:rPr>
              <w:t xml:space="preserve">Though fonts and </w:t>
            </w:r>
            <w:r w:rsidRPr="00465DE1">
              <w:rPr>
                <w:color w:val="3A3A3A"/>
              </w:rPr>
              <w:t>colours</w:t>
            </w:r>
            <w:r w:rsidRPr="00465DE1">
              <w:rPr>
                <w:color w:val="3A3A3A"/>
              </w:rPr>
              <w:t xml:space="preserve"> look good, the layout feels messy. There's too much empty space, product pictures are different </w:t>
            </w:r>
            <w:r w:rsidRPr="00465DE1">
              <w:rPr>
                <w:color w:val="3A3A3A"/>
              </w:rPr>
              <w:lastRenderedPageBreak/>
              <w:t>sizes, and they even overlap because they're too close together. This makes it hard to use the page.</w:t>
            </w:r>
          </w:p>
        </w:tc>
      </w:tr>
      <w:tr w:rsidR="00497641" w14:paraId="614ABE50" w14:textId="77777777">
        <w:trPr>
          <w:trHeight w:val="3225"/>
        </w:trPr>
        <w:tc>
          <w:tcPr>
            <w:tcW w:w="3075" w:type="dxa"/>
            <w:tcBorders>
              <w:top w:val="single" w:sz="5" w:space="0" w:color="DDDDDD"/>
              <w:left w:val="nil"/>
              <w:bottom w:val="nil"/>
              <w:right w:val="nil"/>
            </w:tcBorders>
            <w:tcMar>
              <w:top w:w="100" w:type="dxa"/>
              <w:left w:w="100" w:type="dxa"/>
              <w:bottom w:w="100" w:type="dxa"/>
              <w:right w:w="100" w:type="dxa"/>
            </w:tcMar>
          </w:tcPr>
          <w:p w14:paraId="08A820B2" w14:textId="77777777" w:rsidR="00497641" w:rsidRDefault="00497641">
            <w:pPr>
              <w:rPr>
                <w:b/>
                <w:color w:val="3A3A3A"/>
              </w:rPr>
            </w:pPr>
          </w:p>
          <w:p w14:paraId="34FAFAF9" w14:textId="77777777" w:rsidR="00497641" w:rsidRDefault="00000000">
            <w:pPr>
              <w:rPr>
                <w:color w:val="3A3A3A"/>
              </w:rPr>
            </w:pPr>
            <w:r>
              <w:rPr>
                <w:b/>
                <w:color w:val="3A3A3A"/>
              </w:rPr>
              <w:t>Evidence/attachment</w:t>
            </w:r>
          </w:p>
        </w:tc>
        <w:tc>
          <w:tcPr>
            <w:tcW w:w="6390" w:type="dxa"/>
            <w:tcBorders>
              <w:top w:val="single" w:sz="5" w:space="0" w:color="DDDDDD"/>
              <w:left w:val="nil"/>
              <w:bottom w:val="nil"/>
              <w:right w:val="nil"/>
            </w:tcBorders>
            <w:tcMar>
              <w:top w:w="100" w:type="dxa"/>
              <w:left w:w="100" w:type="dxa"/>
              <w:bottom w:w="100" w:type="dxa"/>
              <w:right w:w="100" w:type="dxa"/>
            </w:tcMar>
          </w:tcPr>
          <w:p w14:paraId="1B7ADFAD" w14:textId="77777777" w:rsidR="00497641" w:rsidRDefault="00000000">
            <w:pPr>
              <w:rPr>
                <w:color w:val="3A3A3A"/>
              </w:rPr>
            </w:pPr>
            <w:r>
              <w:rPr>
                <w:color w:val="3A3A3A"/>
              </w:rPr>
              <w:t xml:space="preserve">SS: </w:t>
            </w:r>
          </w:p>
          <w:p w14:paraId="53E3B2AF" w14:textId="3476636E" w:rsidR="00497641" w:rsidRDefault="00465DE1">
            <w:pPr>
              <w:rPr>
                <w:color w:val="3A3A3A"/>
              </w:rPr>
            </w:pPr>
            <w:r>
              <w:rPr>
                <w:noProof/>
                <w:color w:val="3A3A3A"/>
              </w:rPr>
              <mc:AlternateContent>
                <mc:Choice Requires="wps">
                  <w:drawing>
                    <wp:anchor distT="0" distB="0" distL="114300" distR="114300" simplePos="0" relativeHeight="251723776" behindDoc="0" locked="0" layoutInCell="1" allowOverlap="1" wp14:anchorId="3CD14A7A" wp14:editId="72CF372F">
                      <wp:simplePos x="0" y="0"/>
                      <wp:positionH relativeFrom="column">
                        <wp:posOffset>1958398</wp:posOffset>
                      </wp:positionH>
                      <wp:positionV relativeFrom="paragraph">
                        <wp:posOffset>2452543</wp:posOffset>
                      </wp:positionV>
                      <wp:extent cx="931256" cy="0"/>
                      <wp:effectExtent l="38100" t="38100" r="59690" b="95250"/>
                      <wp:wrapNone/>
                      <wp:docPr id="629381569" name="Straight Connector 45"/>
                      <wp:cNvGraphicFramePr/>
                      <a:graphic xmlns:a="http://schemas.openxmlformats.org/drawingml/2006/main">
                        <a:graphicData uri="http://schemas.microsoft.com/office/word/2010/wordprocessingShape">
                          <wps:wsp>
                            <wps:cNvCnPr/>
                            <wps:spPr>
                              <a:xfrm>
                                <a:off x="0" y="0"/>
                                <a:ext cx="931256"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976C5E7" id="Straight Connector 45"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4.2pt,193.1pt" to="227.55pt,1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" strokecolor="red" strokeweight="2pt">
                      <v:shadow on="t" color="black" opacity="24903f" origin=",.5" offset="0,.55556mm"/>
                    </v:line>
                  </w:pict>
                </mc:Fallback>
              </mc:AlternateContent>
            </w:r>
            <w:r>
              <w:rPr>
                <w:noProof/>
                <w:color w:val="3A3A3A"/>
              </w:rPr>
              <mc:AlternateContent>
                <mc:Choice Requires="wps">
                  <w:drawing>
                    <wp:anchor distT="0" distB="0" distL="114300" distR="114300" simplePos="0" relativeHeight="251722752" behindDoc="0" locked="0" layoutInCell="1" allowOverlap="1" wp14:anchorId="2D18CB7F" wp14:editId="68EDD663">
                      <wp:simplePos x="0" y="0"/>
                      <wp:positionH relativeFrom="column">
                        <wp:posOffset>-2020</wp:posOffset>
                      </wp:positionH>
                      <wp:positionV relativeFrom="paragraph">
                        <wp:posOffset>121516</wp:posOffset>
                      </wp:positionV>
                      <wp:extent cx="2147454" cy="3352800"/>
                      <wp:effectExtent l="57150" t="19050" r="81915" b="95250"/>
                      <wp:wrapNone/>
                      <wp:docPr id="135425139" name="Rectangle 43"/>
                      <wp:cNvGraphicFramePr/>
                      <a:graphic xmlns:a="http://schemas.openxmlformats.org/drawingml/2006/main">
                        <a:graphicData uri="http://schemas.microsoft.com/office/word/2010/wordprocessingShape">
                          <wps:wsp>
                            <wps:cNvSpPr/>
                            <wps:spPr>
                              <a:xfrm>
                                <a:off x="0" y="0"/>
                                <a:ext cx="2147454" cy="3352800"/>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3A837" id="Rectangle 43" o:spid="_x0000_s1026" style="position:absolute;margin-left:-.15pt;margin-top:9.55pt;width:169.1pt;height:264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" filled="f" strokecolor="red" strokeweight="1pt">
                      <v:shadow on="t" color="black" opacity="22937f" origin=",.5" offset="0,.63889mm"/>
                    </v:rect>
                  </w:pict>
                </mc:Fallback>
              </mc:AlternateContent>
            </w:r>
            <w:r>
              <w:rPr>
                <w:noProof/>
                <w:color w:val="3A3A3A"/>
              </w:rPr>
              <w:drawing>
                <wp:inline distT="0" distB="0" distL="0" distR="0" wp14:anchorId="75B8DE88" wp14:editId="0902014B">
                  <wp:extent cx="3927475" cy="3456940"/>
                  <wp:effectExtent l="0" t="0" r="0" b="0"/>
                  <wp:docPr id="38757474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7475" cy="3456940"/>
                          </a:xfrm>
                          <a:prstGeom prst="rect">
                            <a:avLst/>
                          </a:prstGeom>
                          <a:noFill/>
                          <a:ln>
                            <a:noFill/>
                          </a:ln>
                        </pic:spPr>
                      </pic:pic>
                    </a:graphicData>
                  </a:graphic>
                </wp:inline>
              </w:drawing>
            </w:r>
          </w:p>
        </w:tc>
      </w:tr>
      <w:tr w:rsidR="00497641" w14:paraId="1941882E"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0B73DBA2" w14:textId="77777777" w:rsidR="00497641" w:rsidRDefault="00497641">
            <w:pPr>
              <w:rPr>
                <w:b/>
                <w:color w:val="3A3A3A"/>
              </w:rPr>
            </w:pPr>
          </w:p>
          <w:p w14:paraId="76BD7DC9" w14:textId="77777777" w:rsidR="00497641" w:rsidRDefault="00000000">
            <w:pPr>
              <w:rPr>
                <w:b/>
                <w:color w:val="3A3A3A"/>
              </w:rPr>
            </w:pPr>
            <w:r>
              <w:rPr>
                <w:b/>
                <w:color w:val="3A3A3A"/>
              </w:rPr>
              <w:t>Severity</w:t>
            </w:r>
          </w:p>
          <w:p w14:paraId="5E8F811A" w14:textId="77777777" w:rsidR="00497641" w:rsidRDefault="00497641">
            <w:pPr>
              <w:rPr>
                <w:b/>
                <w:color w:val="3A3A3A"/>
              </w:rPr>
            </w:pP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4258B0AA" w14:textId="77777777" w:rsidR="00497641" w:rsidRDefault="00497641">
            <w:pPr>
              <w:rPr>
                <w:color w:val="3A3A3A"/>
              </w:rPr>
            </w:pPr>
          </w:p>
          <w:p w14:paraId="5F7E4B03" w14:textId="77777777" w:rsidR="00497641" w:rsidRDefault="00000000">
            <w:pPr>
              <w:rPr>
                <w:color w:val="3A3A3A"/>
              </w:rPr>
            </w:pPr>
            <w:r>
              <w:rPr>
                <w:color w:val="3A3A3A"/>
              </w:rPr>
              <w:t>Low</w:t>
            </w:r>
          </w:p>
          <w:p w14:paraId="0B10A974" w14:textId="77777777" w:rsidR="00497641" w:rsidRDefault="00497641">
            <w:pPr>
              <w:rPr>
                <w:color w:val="3A3A3A"/>
              </w:rPr>
            </w:pPr>
          </w:p>
        </w:tc>
      </w:tr>
      <w:tr w:rsidR="00497641" w14:paraId="294158E1" w14:textId="77777777">
        <w:trPr>
          <w:trHeight w:val="770"/>
        </w:trPr>
        <w:tc>
          <w:tcPr>
            <w:tcW w:w="3075" w:type="dxa"/>
            <w:tcBorders>
              <w:top w:val="single" w:sz="5" w:space="0" w:color="DDDDDD"/>
              <w:left w:val="nil"/>
              <w:bottom w:val="nil"/>
              <w:right w:val="nil"/>
            </w:tcBorders>
            <w:tcMar>
              <w:top w:w="100" w:type="dxa"/>
              <w:left w:w="100" w:type="dxa"/>
              <w:bottom w:w="100" w:type="dxa"/>
              <w:right w:w="100" w:type="dxa"/>
            </w:tcMar>
          </w:tcPr>
          <w:p w14:paraId="021219AB" w14:textId="77777777" w:rsidR="00497641" w:rsidRDefault="00497641">
            <w:pPr>
              <w:rPr>
                <w:b/>
                <w:color w:val="3A3A3A"/>
              </w:rPr>
            </w:pPr>
          </w:p>
          <w:p w14:paraId="0B6F5724" w14:textId="77777777" w:rsidR="00497641" w:rsidRDefault="00000000">
            <w:pPr>
              <w:rPr>
                <w:b/>
                <w:color w:val="3A3A3A"/>
              </w:rPr>
            </w:pPr>
            <w:r>
              <w:rPr>
                <w:b/>
                <w:color w:val="3A3A3A"/>
              </w:rPr>
              <w:t>Priority</w:t>
            </w:r>
          </w:p>
          <w:p w14:paraId="496EC564" w14:textId="77777777" w:rsidR="00497641" w:rsidRDefault="00497641">
            <w:pPr>
              <w:rPr>
                <w:b/>
                <w:color w:val="3A3A3A"/>
              </w:rPr>
            </w:pPr>
          </w:p>
        </w:tc>
        <w:tc>
          <w:tcPr>
            <w:tcW w:w="6390" w:type="dxa"/>
            <w:tcBorders>
              <w:top w:val="single" w:sz="5" w:space="0" w:color="DDDDDD"/>
              <w:left w:val="nil"/>
              <w:bottom w:val="nil"/>
              <w:right w:val="nil"/>
            </w:tcBorders>
            <w:tcMar>
              <w:top w:w="100" w:type="dxa"/>
              <w:left w:w="100" w:type="dxa"/>
              <w:bottom w:w="100" w:type="dxa"/>
              <w:right w:w="100" w:type="dxa"/>
            </w:tcMar>
          </w:tcPr>
          <w:p w14:paraId="39975879" w14:textId="77777777" w:rsidR="00497641" w:rsidRDefault="00497641">
            <w:pPr>
              <w:rPr>
                <w:color w:val="3A3A3A"/>
              </w:rPr>
            </w:pPr>
          </w:p>
          <w:p w14:paraId="7E29EBA0" w14:textId="77777777" w:rsidR="00497641" w:rsidRDefault="00000000">
            <w:pPr>
              <w:rPr>
                <w:color w:val="3A3A3A"/>
              </w:rPr>
            </w:pPr>
            <w:r>
              <w:rPr>
                <w:color w:val="3A3A3A"/>
              </w:rPr>
              <w:t>High</w:t>
            </w:r>
          </w:p>
        </w:tc>
      </w:tr>
      <w:tr w:rsidR="00497641" w14:paraId="0A56C36F" w14:textId="77777777">
        <w:trPr>
          <w:trHeight w:val="770"/>
        </w:trPr>
        <w:tc>
          <w:tcPr>
            <w:tcW w:w="3075" w:type="dxa"/>
            <w:tcBorders>
              <w:top w:val="single" w:sz="5" w:space="0" w:color="DDDDDD"/>
              <w:left w:val="nil"/>
              <w:bottom w:val="nil"/>
              <w:right w:val="nil"/>
            </w:tcBorders>
            <w:shd w:val="clear" w:color="auto" w:fill="F3F3F3"/>
            <w:tcMar>
              <w:top w:w="100" w:type="dxa"/>
              <w:left w:w="100" w:type="dxa"/>
              <w:bottom w:w="100" w:type="dxa"/>
              <w:right w:w="100" w:type="dxa"/>
            </w:tcMar>
          </w:tcPr>
          <w:p w14:paraId="4AFB7E0A" w14:textId="77777777" w:rsidR="00497641" w:rsidRDefault="00000000">
            <w:pPr>
              <w:rPr>
                <w:color w:val="3A3A3A"/>
              </w:rPr>
            </w:pPr>
            <w:r>
              <w:rPr>
                <w:b/>
                <w:color w:val="3A3A3A"/>
              </w:rPr>
              <w:t>Environment</w:t>
            </w:r>
          </w:p>
        </w:tc>
        <w:tc>
          <w:tcPr>
            <w:tcW w:w="6390" w:type="dxa"/>
            <w:tcBorders>
              <w:top w:val="single" w:sz="5" w:space="0" w:color="DDDDDD"/>
              <w:left w:val="nil"/>
              <w:bottom w:val="nil"/>
              <w:right w:val="nil"/>
            </w:tcBorders>
            <w:shd w:val="clear" w:color="auto" w:fill="F3F3F3"/>
            <w:tcMar>
              <w:top w:w="100" w:type="dxa"/>
              <w:left w:w="100" w:type="dxa"/>
              <w:bottom w:w="100" w:type="dxa"/>
              <w:right w:w="100" w:type="dxa"/>
            </w:tcMar>
          </w:tcPr>
          <w:p w14:paraId="2D1F185B" w14:textId="77777777" w:rsidR="00497641" w:rsidRDefault="00000000">
            <w:pPr>
              <w:rPr>
                <w:color w:val="3A3A3A"/>
              </w:rPr>
            </w:pPr>
            <w:r>
              <w:rPr>
                <w:color w:val="3A3A3A"/>
              </w:rPr>
              <w:t>OS: Windows (x86) 11</w:t>
            </w:r>
          </w:p>
          <w:p w14:paraId="1CF622EB" w14:textId="77777777" w:rsidR="00497641" w:rsidRDefault="00000000">
            <w:pPr>
              <w:rPr>
                <w:color w:val="3A3A3A"/>
              </w:rPr>
            </w:pPr>
            <w:r>
              <w:rPr>
                <w:color w:val="3A3A3A"/>
              </w:rPr>
              <w:t>Browser: Chrome 124.0.6367.208</w:t>
            </w:r>
          </w:p>
          <w:p w14:paraId="29A64C44" w14:textId="77777777" w:rsidR="00497641" w:rsidRDefault="00000000">
            <w:pPr>
              <w:rPr>
                <w:color w:val="3A3A3A"/>
              </w:rPr>
            </w:pPr>
            <w:r>
              <w:rPr>
                <w:color w:val="3A3A3A"/>
              </w:rPr>
              <w:t>Window size: 1536x730</w:t>
            </w:r>
          </w:p>
          <w:p w14:paraId="6BC89DB3" w14:textId="77777777" w:rsidR="00497641" w:rsidRDefault="00000000">
            <w:pPr>
              <w:rPr>
                <w:color w:val="3A3A3A"/>
              </w:rPr>
            </w:pPr>
            <w:r>
              <w:rPr>
                <w:color w:val="3A3A3A"/>
              </w:rPr>
              <w:t>Device: HP Laptop</w:t>
            </w:r>
          </w:p>
        </w:tc>
      </w:tr>
    </w:tbl>
    <w:p w14:paraId="3D941FEA" w14:textId="77777777" w:rsidR="00497641" w:rsidRDefault="00497641"/>
    <w:p w14:paraId="76991C63" w14:textId="77777777" w:rsidR="00497641" w:rsidRDefault="00497641"/>
    <w:p w14:paraId="6AE2EDA2" w14:textId="77777777" w:rsidR="00497641" w:rsidRDefault="00497641"/>
    <w:p w14:paraId="1EC360CE" w14:textId="77777777" w:rsidR="00497641" w:rsidRDefault="00497641"/>
    <w:p w14:paraId="4865898A" w14:textId="77777777" w:rsidR="00497641" w:rsidRDefault="00497641"/>
    <w:p w14:paraId="7A5A50A4" w14:textId="77777777" w:rsidR="00497641" w:rsidRDefault="00497641"/>
    <w:p w14:paraId="7697F5AE" w14:textId="77777777" w:rsidR="00497641" w:rsidRDefault="00497641"/>
    <w:sectPr w:rsidR="0049764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91602E"/>
    <w:multiLevelType w:val="multilevel"/>
    <w:tmpl w:val="139E01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5467A2D"/>
    <w:multiLevelType w:val="multilevel"/>
    <w:tmpl w:val="E5720D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DC37066"/>
    <w:multiLevelType w:val="multilevel"/>
    <w:tmpl w:val="7F9E4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71983708">
    <w:abstractNumId w:val="2"/>
  </w:num>
  <w:num w:numId="2" w16cid:durableId="708917914">
    <w:abstractNumId w:val="1"/>
  </w:num>
  <w:num w:numId="3" w16cid:durableId="527835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641"/>
    <w:rsid w:val="001628F9"/>
    <w:rsid w:val="0037283C"/>
    <w:rsid w:val="003E3738"/>
    <w:rsid w:val="00465DE1"/>
    <w:rsid w:val="00497641"/>
    <w:rsid w:val="00566224"/>
    <w:rsid w:val="007A4208"/>
    <w:rsid w:val="0080228D"/>
    <w:rsid w:val="00906BA5"/>
    <w:rsid w:val="009D3845"/>
    <w:rsid w:val="00AE045F"/>
    <w:rsid w:val="00C4312D"/>
    <w:rsid w:val="00C86C31"/>
    <w:rsid w:val="00D354E9"/>
    <w:rsid w:val="00E23EC2"/>
    <w:rsid w:val="00EE3107"/>
    <w:rsid w:val="00EE6E7D"/>
    <w:rsid w:val="00F64B02"/>
    <w:rsid w:val="00FA3B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18DCF"/>
  <w15:docId w15:val="{156A217F-888B-4597-BCC6-42F10FF41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e">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9">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a">
    <w:basedOn w:val="TableNormal"/>
    <w:tblPr>
      <w:tblStyleRowBandSize w:val="1"/>
      <w:tblStyleColBandSize w:val="1"/>
      <w:tblCellMar>
        <w:top w:w="100" w:type="dxa"/>
        <w:left w:w="100" w:type="dxa"/>
        <w:bottom w:w="100" w:type="dxa"/>
        <w:right w:w="100"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430795">
      <w:bodyDiv w:val="1"/>
      <w:marLeft w:val="0"/>
      <w:marRight w:val="0"/>
      <w:marTop w:val="0"/>
      <w:marBottom w:val="0"/>
      <w:divBdr>
        <w:top w:val="none" w:sz="0" w:space="0" w:color="auto"/>
        <w:left w:val="none" w:sz="0" w:space="0" w:color="auto"/>
        <w:bottom w:val="none" w:sz="0" w:space="0" w:color="auto"/>
        <w:right w:val="none" w:sz="0" w:space="0" w:color="auto"/>
      </w:divBdr>
    </w:div>
    <w:div w:id="771318354">
      <w:bodyDiv w:val="1"/>
      <w:marLeft w:val="0"/>
      <w:marRight w:val="0"/>
      <w:marTop w:val="0"/>
      <w:marBottom w:val="0"/>
      <w:divBdr>
        <w:top w:val="none" w:sz="0" w:space="0" w:color="auto"/>
        <w:left w:val="none" w:sz="0" w:space="0" w:color="auto"/>
        <w:bottom w:val="none" w:sz="0" w:space="0" w:color="auto"/>
        <w:right w:val="none" w:sz="0" w:space="0" w:color="auto"/>
      </w:divBdr>
    </w:div>
    <w:div w:id="1705248448">
      <w:bodyDiv w:val="1"/>
      <w:marLeft w:val="0"/>
      <w:marRight w:val="0"/>
      <w:marTop w:val="0"/>
      <w:marBottom w:val="0"/>
      <w:divBdr>
        <w:top w:val="none" w:sz="0" w:space="0" w:color="auto"/>
        <w:left w:val="none" w:sz="0" w:space="0" w:color="auto"/>
        <w:bottom w:val="none" w:sz="0" w:space="0" w:color="auto"/>
        <w:right w:val="none" w:sz="0" w:space="0" w:color="auto"/>
      </w:divBdr>
    </w:div>
    <w:div w:id="1970429691">
      <w:bodyDiv w:val="1"/>
      <w:marLeft w:val="0"/>
      <w:marRight w:val="0"/>
      <w:marTop w:val="0"/>
      <w:marBottom w:val="0"/>
      <w:divBdr>
        <w:top w:val="none" w:sz="0" w:space="0" w:color="auto"/>
        <w:left w:val="none" w:sz="0" w:space="0" w:color="auto"/>
        <w:bottom w:val="none" w:sz="0" w:space="0" w:color="auto"/>
        <w:right w:val="none" w:sz="0" w:space="0" w:color="auto"/>
      </w:divBdr>
    </w:div>
    <w:div w:id="2143305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309</TotalTime>
  <Pages>53</Pages>
  <Words>4279</Words>
  <Characters>24395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swostika magar</cp:lastModifiedBy>
  <cp:revision>4</cp:revision>
  <cp:lastPrinted>2024-05-27T08:04:00Z</cp:lastPrinted>
  <dcterms:created xsi:type="dcterms:W3CDTF">2024-05-27T02:08:00Z</dcterms:created>
  <dcterms:modified xsi:type="dcterms:W3CDTF">2024-05-27T08:06:00Z</dcterms:modified>
</cp:coreProperties>
</file>